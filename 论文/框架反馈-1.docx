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5719A" w14:textId="1EEF67C1" w:rsidR="00855DBB" w:rsidRDefault="00441EF6" w:rsidP="000A2BEA">
      <w:pPr>
        <w:pStyle w:val="Title"/>
        <w:ind w:firstLineChars="0" w:firstLine="0"/>
        <w:jc w:val="both"/>
        <w:rPr>
          <w:ins w:id="0" w:author="Zhe Liu" w:date="2024-01-21T19:47:00Z"/>
          <w:sz w:val="44"/>
          <w:szCs w:val="44"/>
        </w:rPr>
        <w:pPrChange w:id="1" w:author="Zhe Liu" w:date="2024-01-21T19:54:00Z">
          <w:pPr>
            <w:pStyle w:val="Title"/>
            <w:ind w:firstLine="897"/>
          </w:pPr>
        </w:pPrChange>
      </w:pPr>
      <w:commentRangeStart w:id="2"/>
      <w:r w:rsidRPr="00441EF6">
        <w:rPr>
          <w:rFonts w:hint="eastAsia"/>
          <w:sz w:val="44"/>
          <w:szCs w:val="44"/>
        </w:rPr>
        <w:t>基于贝叶斯迁移学习的</w:t>
      </w:r>
      <w:commentRangeStart w:id="3"/>
      <w:commentRangeStart w:id="4"/>
      <w:r w:rsidRPr="00441EF6">
        <w:rPr>
          <w:rFonts w:hint="eastAsia"/>
          <w:sz w:val="44"/>
          <w:szCs w:val="44"/>
        </w:rPr>
        <w:t>合金寿命优</w:t>
      </w:r>
      <w:commentRangeEnd w:id="3"/>
      <w:r w:rsidR="000A2BEA">
        <w:rPr>
          <w:rStyle w:val="CommentReference"/>
          <w:rFonts w:ascii="Times New Roman" w:eastAsia="SimSun" w:hAnsi="Times New Roman" w:cs="Times New Roman"/>
          <w:b w:val="0"/>
          <w:bCs w:val="0"/>
        </w:rPr>
        <w:commentReference w:id="3"/>
      </w:r>
      <w:commentRangeEnd w:id="4"/>
      <w:r w:rsidR="000A2BEA">
        <w:rPr>
          <w:rStyle w:val="CommentReference"/>
          <w:rFonts w:ascii="Times New Roman" w:eastAsia="SimSun" w:hAnsi="Times New Roman" w:cs="Times New Roman"/>
          <w:b w:val="0"/>
          <w:bCs w:val="0"/>
        </w:rPr>
        <w:commentReference w:id="4"/>
      </w:r>
      <w:r w:rsidRPr="00441EF6">
        <w:rPr>
          <w:rFonts w:hint="eastAsia"/>
          <w:sz w:val="44"/>
          <w:szCs w:val="44"/>
        </w:rPr>
        <w:t>化研究</w:t>
      </w:r>
      <w:commentRangeEnd w:id="2"/>
      <w:r w:rsidR="00C5538D">
        <w:rPr>
          <w:rStyle w:val="CommentReference"/>
          <w:rFonts w:ascii="Times New Roman" w:eastAsia="SimSun" w:hAnsi="Times New Roman" w:cs="Times New Roman"/>
          <w:b w:val="0"/>
          <w:bCs w:val="0"/>
        </w:rPr>
        <w:commentReference w:id="2"/>
      </w:r>
    </w:p>
    <w:p w14:paraId="7DFB9E4B" w14:textId="70B2F13B" w:rsidR="000A2BEA" w:rsidRPr="000A2BEA" w:rsidRDefault="000A2BEA" w:rsidP="000A2BEA">
      <w:pPr>
        <w:ind w:firstLineChars="0" w:firstLine="0"/>
        <w:jc w:val="center"/>
        <w:rPr>
          <w:rFonts w:hint="eastAsia"/>
          <w:b/>
          <w:bCs/>
          <w:sz w:val="28"/>
          <w:szCs w:val="28"/>
          <w:rPrChange w:id="5" w:author="Zhe Liu" w:date="2024-01-21T19:54:00Z">
            <w:rPr>
              <w:sz w:val="44"/>
              <w:szCs w:val="44"/>
            </w:rPr>
          </w:rPrChange>
        </w:rPr>
        <w:pPrChange w:id="6" w:author="Zhe Liu" w:date="2024-01-21T19:54:00Z">
          <w:pPr>
            <w:pStyle w:val="Title"/>
            <w:ind w:firstLine="897"/>
          </w:pPr>
        </w:pPrChange>
      </w:pPr>
      <w:ins w:id="7" w:author="Zhe Liu" w:date="2024-01-21T19:47:00Z">
        <w:r w:rsidRPr="000A2BEA">
          <w:rPr>
            <w:b/>
            <w:bCs/>
            <w:sz w:val="28"/>
            <w:szCs w:val="28"/>
            <w:rPrChange w:id="8" w:author="Zhe Liu" w:date="2024-01-21T19:54:00Z">
              <w:rPr/>
            </w:rPrChange>
          </w:rPr>
          <w:t>Bayesian Transfer Learning</w:t>
        </w:r>
      </w:ins>
      <w:ins w:id="9" w:author="Zhe Liu" w:date="2024-01-21T19:53:00Z">
        <w:r w:rsidRPr="000A2BEA">
          <w:rPr>
            <w:b/>
            <w:bCs/>
            <w:sz w:val="28"/>
            <w:szCs w:val="28"/>
            <w:rPrChange w:id="10" w:author="Zhe Liu" w:date="2024-01-21T19:54:00Z">
              <w:rPr/>
            </w:rPrChange>
          </w:rPr>
          <w:t xml:space="preserve"> </w:t>
        </w:r>
        <w:r w:rsidRPr="000A2BEA">
          <w:rPr>
            <w:rFonts w:hint="eastAsia"/>
            <w:b/>
            <w:bCs/>
            <w:sz w:val="28"/>
            <w:szCs w:val="28"/>
            <w:rPrChange w:id="11" w:author="Zhe Liu" w:date="2024-01-21T19:54:00Z">
              <w:rPr>
                <w:rFonts w:hint="eastAsia"/>
              </w:rPr>
            </w:rPrChange>
          </w:rPr>
          <w:t>for</w:t>
        </w:r>
        <w:r w:rsidRPr="000A2BEA">
          <w:rPr>
            <w:b/>
            <w:bCs/>
            <w:sz w:val="28"/>
            <w:szCs w:val="28"/>
            <w:rPrChange w:id="12" w:author="Zhe Liu" w:date="2024-01-21T19:54:00Z">
              <w:rPr/>
            </w:rPrChange>
          </w:rPr>
          <w:t xml:space="preserve"> </w:t>
        </w:r>
        <w:r w:rsidRPr="000A2BEA">
          <w:rPr>
            <w:rFonts w:hint="eastAsia"/>
            <w:b/>
            <w:bCs/>
            <w:sz w:val="28"/>
            <w:szCs w:val="28"/>
            <w:rPrChange w:id="13" w:author="Zhe Liu" w:date="2024-01-21T19:54:00Z">
              <w:rPr>
                <w:rFonts w:hint="eastAsia"/>
              </w:rPr>
            </w:rPrChange>
          </w:rPr>
          <w:t>Efficient</w:t>
        </w:r>
        <w:r w:rsidRPr="000A2BEA">
          <w:rPr>
            <w:b/>
            <w:bCs/>
            <w:sz w:val="28"/>
            <w:szCs w:val="28"/>
            <w:rPrChange w:id="14" w:author="Zhe Liu" w:date="2024-01-21T19:54:00Z">
              <w:rPr/>
            </w:rPrChange>
          </w:rPr>
          <w:t xml:space="preserve"> </w:t>
        </w:r>
        <w:r w:rsidRPr="000A2BEA">
          <w:rPr>
            <w:rFonts w:hint="eastAsia"/>
            <w:b/>
            <w:bCs/>
            <w:sz w:val="28"/>
            <w:szCs w:val="28"/>
            <w:rPrChange w:id="15" w:author="Zhe Liu" w:date="2024-01-21T19:54:00Z">
              <w:rPr>
                <w:rFonts w:hint="eastAsia"/>
              </w:rPr>
            </w:rPrChange>
          </w:rPr>
          <w:t>Data</w:t>
        </w:r>
        <w:r w:rsidRPr="000A2BEA">
          <w:rPr>
            <w:b/>
            <w:bCs/>
            <w:sz w:val="28"/>
            <w:szCs w:val="28"/>
            <w:rPrChange w:id="16" w:author="Zhe Liu" w:date="2024-01-21T19:54:00Z">
              <w:rPr/>
            </w:rPrChange>
          </w:rPr>
          <w:t xml:space="preserve"> </w:t>
        </w:r>
        <w:r w:rsidRPr="000A2BEA">
          <w:rPr>
            <w:rFonts w:hint="eastAsia"/>
            <w:b/>
            <w:bCs/>
            <w:sz w:val="28"/>
            <w:szCs w:val="28"/>
            <w:rPrChange w:id="17" w:author="Zhe Liu" w:date="2024-01-21T19:54:00Z">
              <w:rPr>
                <w:rFonts w:hint="eastAsia"/>
              </w:rPr>
            </w:rPrChange>
          </w:rPr>
          <w:t>Sampling</w:t>
        </w:r>
        <w:r w:rsidRPr="000A2BEA">
          <w:rPr>
            <w:b/>
            <w:bCs/>
            <w:sz w:val="28"/>
            <w:szCs w:val="28"/>
            <w:rPrChange w:id="18" w:author="Zhe Liu" w:date="2024-01-21T19:54:00Z">
              <w:rPr/>
            </w:rPrChange>
          </w:rPr>
          <w:t xml:space="preserve"> </w:t>
        </w:r>
        <w:r w:rsidRPr="000A2BEA">
          <w:rPr>
            <w:rFonts w:hint="eastAsia"/>
            <w:b/>
            <w:bCs/>
            <w:sz w:val="28"/>
            <w:szCs w:val="28"/>
            <w:rPrChange w:id="19" w:author="Zhe Liu" w:date="2024-01-21T19:54:00Z">
              <w:rPr>
                <w:rFonts w:hint="eastAsia"/>
              </w:rPr>
            </w:rPrChange>
          </w:rPr>
          <w:t>in</w:t>
        </w:r>
        <w:r w:rsidRPr="000A2BEA">
          <w:rPr>
            <w:b/>
            <w:bCs/>
            <w:sz w:val="28"/>
            <w:szCs w:val="28"/>
            <w:rPrChange w:id="20" w:author="Zhe Liu" w:date="2024-01-21T19:54:00Z">
              <w:rPr/>
            </w:rPrChange>
          </w:rPr>
          <w:t xml:space="preserve"> </w:t>
        </w:r>
        <w:r w:rsidRPr="000A2BEA">
          <w:rPr>
            <w:rFonts w:hint="eastAsia"/>
            <w:b/>
            <w:bCs/>
            <w:sz w:val="28"/>
            <w:szCs w:val="28"/>
            <w:rPrChange w:id="21" w:author="Zhe Liu" w:date="2024-01-21T19:54:00Z">
              <w:rPr>
                <w:rFonts w:hint="eastAsia"/>
              </w:rPr>
            </w:rPrChange>
          </w:rPr>
          <w:t>Materials</w:t>
        </w:r>
        <w:r w:rsidRPr="000A2BEA">
          <w:rPr>
            <w:b/>
            <w:bCs/>
            <w:sz w:val="28"/>
            <w:szCs w:val="28"/>
            <w:rPrChange w:id="22" w:author="Zhe Liu" w:date="2024-01-21T19:54:00Z">
              <w:rPr/>
            </w:rPrChange>
          </w:rPr>
          <w:t xml:space="preserve"> </w:t>
        </w:r>
        <w:r w:rsidRPr="000A2BEA">
          <w:rPr>
            <w:rFonts w:hint="eastAsia"/>
            <w:b/>
            <w:bCs/>
            <w:sz w:val="28"/>
            <w:szCs w:val="28"/>
            <w:rPrChange w:id="23" w:author="Zhe Liu" w:date="2024-01-21T19:54:00Z">
              <w:rPr>
                <w:rFonts w:hint="eastAsia"/>
              </w:rPr>
            </w:rPrChange>
          </w:rPr>
          <w:t>Science</w:t>
        </w:r>
        <w:r w:rsidRPr="000A2BEA">
          <w:rPr>
            <w:b/>
            <w:bCs/>
            <w:sz w:val="28"/>
            <w:szCs w:val="28"/>
            <w:rPrChange w:id="24" w:author="Zhe Liu" w:date="2024-01-21T19:54:00Z">
              <w:rPr/>
            </w:rPrChange>
          </w:rPr>
          <w:t xml:space="preserve"> </w:t>
        </w:r>
        <w:r w:rsidRPr="000A2BEA">
          <w:rPr>
            <w:rFonts w:hint="eastAsia"/>
            <w:b/>
            <w:bCs/>
            <w:sz w:val="28"/>
            <w:szCs w:val="28"/>
            <w:rPrChange w:id="25" w:author="Zhe Liu" w:date="2024-01-21T19:54:00Z">
              <w:rPr>
                <w:rFonts w:hint="eastAsia"/>
              </w:rPr>
            </w:rPrChange>
          </w:rPr>
          <w:t>Tasks</w:t>
        </w:r>
      </w:ins>
    </w:p>
    <w:p w14:paraId="32A473F3" w14:textId="00D8ABEE" w:rsidR="00855DBB" w:rsidRDefault="00020D1F" w:rsidP="00855DBB">
      <w:pPr>
        <w:pStyle w:val="Heading1"/>
        <w:ind w:firstLine="643"/>
        <w:rPr>
          <w:sz w:val="32"/>
          <w:szCs w:val="32"/>
        </w:rPr>
      </w:pPr>
      <w:commentRangeStart w:id="26"/>
      <w:commentRangeStart w:id="27"/>
      <w:commentRangeStart w:id="28"/>
      <w:r w:rsidRPr="007A7A6D">
        <w:rPr>
          <w:rFonts w:hint="eastAsia"/>
          <w:sz w:val="32"/>
          <w:szCs w:val="32"/>
        </w:rPr>
        <w:t>介绍</w:t>
      </w:r>
      <w:commentRangeEnd w:id="26"/>
      <w:r w:rsidR="00C2473A">
        <w:rPr>
          <w:rStyle w:val="CommentReference"/>
          <w:b w:val="0"/>
          <w:bCs w:val="0"/>
          <w:kern w:val="2"/>
        </w:rPr>
        <w:commentReference w:id="26"/>
      </w:r>
      <w:commentRangeEnd w:id="27"/>
      <w:r w:rsidR="00C2473A">
        <w:rPr>
          <w:rStyle w:val="CommentReference"/>
          <w:b w:val="0"/>
          <w:bCs w:val="0"/>
          <w:kern w:val="2"/>
        </w:rPr>
        <w:commentReference w:id="27"/>
      </w:r>
      <w:commentRangeEnd w:id="28"/>
      <w:r w:rsidR="00C2473A">
        <w:rPr>
          <w:rStyle w:val="CommentReference"/>
          <w:b w:val="0"/>
          <w:bCs w:val="0"/>
          <w:kern w:val="2"/>
        </w:rPr>
        <w:commentReference w:id="28"/>
      </w:r>
    </w:p>
    <w:p w14:paraId="1B754CF0" w14:textId="6CB97C05" w:rsidR="008A5F0F" w:rsidRDefault="00C812C9" w:rsidP="00C812C9">
      <w:pPr>
        <w:ind w:left="420" w:firstLine="480"/>
        <w:rPr>
          <w:sz w:val="24"/>
          <w:szCs w:val="24"/>
        </w:rPr>
      </w:pPr>
      <w:r w:rsidRPr="00C812C9">
        <w:rPr>
          <w:rFonts w:hint="eastAsia"/>
          <w:sz w:val="24"/>
          <w:szCs w:val="24"/>
        </w:rPr>
        <w:t>钛合金因其低密度和高比强度，以及较好的稳定性和耐腐蚀性能</w:t>
      </w:r>
      <w:r w:rsidR="008A5F0F">
        <w:rPr>
          <w:rFonts w:hint="eastAsia"/>
          <w:sz w:val="24"/>
          <w:szCs w:val="24"/>
        </w:rPr>
        <w:t>，被广泛应用于航空航天领域的结构材料中。目前部分钛合金的最高工作温度可达</w:t>
      </w:r>
      <w:r w:rsidR="008A5F0F">
        <w:rPr>
          <w:rFonts w:hint="eastAsia"/>
          <w:sz w:val="24"/>
          <w:szCs w:val="24"/>
        </w:rPr>
        <w:t>5</w:t>
      </w:r>
      <w:r w:rsidR="008A5F0F">
        <w:rPr>
          <w:sz w:val="24"/>
          <w:szCs w:val="24"/>
        </w:rPr>
        <w:t>50</w:t>
      </w:r>
      <w:r w:rsidR="008A5F0F">
        <w:rPr>
          <w:rFonts w:hint="eastAsia"/>
          <w:sz w:val="24"/>
          <w:szCs w:val="24"/>
        </w:rPr>
        <w:t>℃，</w:t>
      </w:r>
      <w:r w:rsidR="00D43E0F">
        <w:rPr>
          <w:rFonts w:hint="eastAsia"/>
          <w:sz w:val="24"/>
          <w:szCs w:val="24"/>
        </w:rPr>
        <w:t>提升其在高温工作中的蠕变断裂寿命</w:t>
      </w:r>
      <w:r w:rsidR="004D03D9">
        <w:rPr>
          <w:rFonts w:hint="eastAsia"/>
          <w:sz w:val="24"/>
          <w:szCs w:val="24"/>
        </w:rPr>
        <w:t>具有重要意义。</w:t>
      </w:r>
    </w:p>
    <w:p w14:paraId="49030CDC" w14:textId="58CF5BC2" w:rsidR="004D03D9" w:rsidRDefault="004D03D9" w:rsidP="00C812C9">
      <w:pPr>
        <w:ind w:left="420" w:firstLine="480"/>
        <w:rPr>
          <w:noProof/>
        </w:rPr>
      </w:pPr>
      <w:r>
        <w:rPr>
          <w:rFonts w:hint="eastAsia"/>
          <w:sz w:val="24"/>
          <w:szCs w:val="24"/>
        </w:rPr>
        <w:t>然而高性能钛合金的制备面临各种挑战，其中之一是制备流程</w:t>
      </w:r>
      <w:r w:rsidR="00233769">
        <w:rPr>
          <w:rFonts w:hint="eastAsia"/>
          <w:sz w:val="24"/>
          <w:szCs w:val="24"/>
        </w:rPr>
        <w:t>中</w:t>
      </w:r>
      <w:r>
        <w:rPr>
          <w:rFonts w:hint="eastAsia"/>
          <w:sz w:val="24"/>
          <w:szCs w:val="24"/>
        </w:rPr>
        <w:t>多维参数</w:t>
      </w:r>
      <w:r w:rsidR="00233769">
        <w:rPr>
          <w:rFonts w:hint="eastAsia"/>
          <w:sz w:val="24"/>
          <w:szCs w:val="24"/>
        </w:rPr>
        <w:t>的协同优化</w:t>
      </w:r>
      <w:r>
        <w:rPr>
          <w:rFonts w:hint="eastAsia"/>
          <w:sz w:val="24"/>
          <w:szCs w:val="24"/>
        </w:rPr>
        <w:t>，比如合金元素的种类和比例，处理工艺方式，</w:t>
      </w:r>
      <w:r w:rsidR="00233769">
        <w:rPr>
          <w:rFonts w:hint="eastAsia"/>
          <w:sz w:val="24"/>
          <w:szCs w:val="24"/>
        </w:rPr>
        <w:t>温度，时间等等。传统的</w:t>
      </w:r>
      <w:r w:rsidR="00233769" w:rsidRPr="00D32057">
        <w:rPr>
          <w:rFonts w:hint="eastAsia"/>
          <w:noProof/>
        </w:rPr>
        <w:t>“试错法”</w:t>
      </w:r>
      <w:r w:rsidR="00233769">
        <w:rPr>
          <w:rFonts w:hint="eastAsia"/>
          <w:noProof/>
        </w:rPr>
        <w:t>难以解决这一难题。</w:t>
      </w:r>
    </w:p>
    <w:p w14:paraId="6B41A29A" w14:textId="54019B1C" w:rsidR="00233769" w:rsidRDefault="00261800" w:rsidP="00C812C9">
      <w:pPr>
        <w:ind w:left="420" w:firstLine="480"/>
        <w:rPr>
          <w:sz w:val="24"/>
          <w:szCs w:val="24"/>
        </w:rPr>
      </w:pPr>
      <w:r w:rsidRPr="00261800">
        <w:rPr>
          <w:rFonts w:hint="eastAsia"/>
          <w:sz w:val="24"/>
          <w:szCs w:val="24"/>
        </w:rPr>
        <w:t>贝叶斯优化</w:t>
      </w:r>
      <w:r w:rsidR="00CC534B">
        <w:rPr>
          <w:rFonts w:hint="eastAsia"/>
          <w:sz w:val="24"/>
          <w:szCs w:val="24"/>
        </w:rPr>
        <w:t>（</w:t>
      </w:r>
      <w:r w:rsidR="00CC534B">
        <w:rPr>
          <w:rFonts w:hint="eastAsia"/>
          <w:sz w:val="24"/>
          <w:szCs w:val="24"/>
        </w:rPr>
        <w:t>B</w:t>
      </w:r>
      <w:r w:rsidR="00CC534B">
        <w:rPr>
          <w:sz w:val="24"/>
          <w:szCs w:val="24"/>
        </w:rPr>
        <w:t>O</w:t>
      </w:r>
      <w:r w:rsidR="00CC534B">
        <w:rPr>
          <w:rFonts w:hint="eastAsia"/>
          <w:sz w:val="24"/>
          <w:szCs w:val="24"/>
        </w:rPr>
        <w:t>）</w:t>
      </w:r>
      <w:r w:rsidR="00F40C56">
        <w:rPr>
          <w:rFonts w:hint="eastAsia"/>
          <w:sz w:val="24"/>
          <w:szCs w:val="24"/>
        </w:rPr>
        <w:t>已成为探索复杂参数空间和材料优化的一种有效策略</w:t>
      </w:r>
      <w:r w:rsidRPr="00261800">
        <w:rPr>
          <w:rFonts w:hint="eastAsia"/>
          <w:sz w:val="24"/>
          <w:szCs w:val="24"/>
        </w:rPr>
        <w:t>。</w:t>
      </w:r>
      <w:r w:rsidR="001821FE">
        <w:rPr>
          <w:rFonts w:hint="eastAsia"/>
          <w:sz w:val="24"/>
          <w:szCs w:val="24"/>
        </w:rPr>
        <w:t>贝叶斯优化被证明在面临巨大搜索空间时可以更快找到最优的实验方案，其优化效率显著高于人类科学家的指导。因此，在钛合金的多维参数优化中，可以借助贝叶斯优化来帮助研究。</w:t>
      </w:r>
    </w:p>
    <w:p w14:paraId="44059940" w14:textId="40CF85D0" w:rsidR="001821FE" w:rsidRDefault="001821FE" w:rsidP="00C812C9">
      <w:pPr>
        <w:ind w:left="420" w:firstLine="480"/>
        <w:rPr>
          <w:noProof/>
        </w:rPr>
      </w:pPr>
      <w:r>
        <w:rPr>
          <w:rFonts w:hint="eastAsia"/>
          <w:sz w:val="24"/>
          <w:szCs w:val="24"/>
        </w:rPr>
        <w:t>然而，</w:t>
      </w:r>
      <w:r w:rsidR="003D4AE3">
        <w:rPr>
          <w:rFonts w:hint="eastAsia"/>
          <w:noProof/>
        </w:rPr>
        <w:t>普通的贝叶斯优化</w:t>
      </w:r>
      <w:r w:rsidR="003D4AE3" w:rsidRPr="00D953DD">
        <w:rPr>
          <w:rFonts w:hint="eastAsia"/>
          <w:noProof/>
        </w:rPr>
        <w:t>仍存在</w:t>
      </w:r>
      <w:r w:rsidR="003D4AE3">
        <w:rPr>
          <w:rFonts w:hint="eastAsia"/>
          <w:noProof/>
        </w:rPr>
        <w:t>一定的局限性</w:t>
      </w:r>
      <w:r w:rsidR="009830FA">
        <w:rPr>
          <w:rFonts w:hint="eastAsia"/>
          <w:noProof/>
        </w:rPr>
        <w:t>：无法从先前的优化任务中提取经验</w:t>
      </w:r>
      <w:r w:rsidR="003D4AE3">
        <w:rPr>
          <w:rFonts w:hint="eastAsia"/>
          <w:noProof/>
        </w:rPr>
        <w:t>。</w:t>
      </w:r>
      <w:r w:rsidR="009830FA">
        <w:rPr>
          <w:rFonts w:hint="eastAsia"/>
          <w:noProof/>
        </w:rPr>
        <w:t>每开展一项贝叶斯优化任务，都需要进行初始随机采样，并进行</w:t>
      </w:r>
      <w:r w:rsidR="00831DD8">
        <w:rPr>
          <w:rFonts w:hint="eastAsia"/>
          <w:noProof/>
        </w:rPr>
        <w:t>一定次数的</w:t>
      </w:r>
      <w:r w:rsidR="009830FA">
        <w:rPr>
          <w:rFonts w:hint="eastAsia"/>
          <w:noProof/>
        </w:rPr>
        <w:t>迭代才能</w:t>
      </w:r>
      <w:r w:rsidR="00831DD8">
        <w:rPr>
          <w:rFonts w:hint="eastAsia"/>
          <w:noProof/>
        </w:rPr>
        <w:t>学习到相关信息</w:t>
      </w:r>
      <w:r w:rsidR="009830FA">
        <w:rPr>
          <w:rFonts w:hint="eastAsia"/>
          <w:noProof/>
        </w:rPr>
        <w:t>。</w:t>
      </w:r>
      <w:r w:rsidR="00831DD8">
        <w:rPr>
          <w:rFonts w:hint="eastAsia"/>
          <w:noProof/>
        </w:rPr>
        <w:t>但对于有经验的材料科学家来说，依靠以前的实验数据，比如镍合金的蠕变断裂数据，可以根据“直觉”对钛合金的实验方案设计成分，温度等等。</w:t>
      </w:r>
      <w:r w:rsidR="00D9436C">
        <w:rPr>
          <w:rFonts w:hint="eastAsia"/>
          <w:noProof/>
        </w:rPr>
        <w:t>如果能对贝叶斯优化迁移相关知识，可进一步减少取样成本，加速优化进程。</w:t>
      </w:r>
    </w:p>
    <w:p w14:paraId="54605174" w14:textId="66734B1C" w:rsidR="00D9436C" w:rsidRDefault="00D9436C" w:rsidP="00C812C9">
      <w:pPr>
        <w:ind w:left="420" w:firstLine="420"/>
        <w:rPr>
          <w:noProof/>
        </w:rPr>
      </w:pPr>
      <w:r>
        <w:rPr>
          <w:rFonts w:hint="eastAsia"/>
          <w:noProof/>
        </w:rPr>
        <w:t>对此，</w:t>
      </w:r>
      <w:r w:rsidRPr="00252EE2">
        <w:rPr>
          <w:rFonts w:hint="eastAsia"/>
          <w:noProof/>
        </w:rPr>
        <w:t>Feurer et al.</w:t>
      </w:r>
      <w:r>
        <w:rPr>
          <w:rFonts w:hint="eastAsia"/>
          <w:noProof/>
        </w:rPr>
        <w:t>提出</w:t>
      </w:r>
      <w:r>
        <w:rPr>
          <w:noProof/>
        </w:rPr>
        <w:t>R</w:t>
      </w:r>
      <w:r w:rsidRPr="00252EE2">
        <w:rPr>
          <w:rFonts w:hint="eastAsia"/>
          <w:noProof/>
        </w:rPr>
        <w:t>anking-weighted Gaussian process ensemble</w:t>
      </w:r>
      <w:r>
        <w:rPr>
          <w:rFonts w:hint="eastAsia"/>
          <w:noProof/>
        </w:rPr>
        <w:t>的概念，通过引入源任务和目标任务之间的相似性信息，实现迁移贝叶斯优化。</w:t>
      </w:r>
      <w:r w:rsidR="00957946">
        <w:rPr>
          <w:rFonts w:hint="eastAsia"/>
          <w:noProof/>
        </w:rPr>
        <w:t>上述工作在超参数优化任务上取得不错效果，但在材料领域数据成本高昂，优化任务更加复杂，该方法的适用性仍需进一步研究。</w:t>
      </w:r>
    </w:p>
    <w:p w14:paraId="2BBE262A" w14:textId="2443B708" w:rsidR="00BE52F2" w:rsidRDefault="00BE52F2" w:rsidP="00BE52F2">
      <w:pPr>
        <w:ind w:left="420" w:firstLine="420"/>
        <w:jc w:val="center"/>
        <w:rPr>
          <w:noProof/>
        </w:rPr>
      </w:pPr>
      <w:r w:rsidRPr="00BE52F2">
        <w:rPr>
          <w:noProof/>
        </w:rPr>
        <w:drawing>
          <wp:inline distT="0" distB="0" distL="0" distR="0" wp14:anchorId="22963CD8" wp14:editId="0942FF63">
            <wp:extent cx="2124075" cy="2350906"/>
            <wp:effectExtent l="0" t="0" r="0" b="0"/>
            <wp:docPr id="915228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0514" cy="2369101"/>
                    </a:xfrm>
                    <a:prstGeom prst="rect">
                      <a:avLst/>
                    </a:prstGeom>
                    <a:noFill/>
                    <a:ln>
                      <a:noFill/>
                    </a:ln>
                  </pic:spPr>
                </pic:pic>
              </a:graphicData>
            </a:graphic>
          </wp:inline>
        </w:drawing>
      </w:r>
    </w:p>
    <w:p w14:paraId="2F72D08E" w14:textId="25535725" w:rsidR="00BE2AA0" w:rsidRPr="00BE52F2" w:rsidRDefault="00BE52F2" w:rsidP="00BE2AA0">
      <w:pPr>
        <w:ind w:left="420" w:firstLine="360"/>
        <w:jc w:val="center"/>
        <w:rPr>
          <w:noProof/>
          <w:sz w:val="18"/>
          <w:szCs w:val="18"/>
        </w:rPr>
      </w:pPr>
      <w:r w:rsidRPr="00BE52F2">
        <w:rPr>
          <w:rFonts w:hint="eastAsia"/>
          <w:noProof/>
          <w:sz w:val="18"/>
          <w:szCs w:val="18"/>
        </w:rPr>
        <w:t>图</w:t>
      </w:r>
      <w:r w:rsidRPr="00BE52F2">
        <w:rPr>
          <w:rFonts w:hint="eastAsia"/>
          <w:noProof/>
          <w:sz w:val="18"/>
          <w:szCs w:val="18"/>
        </w:rPr>
        <w:t>1</w:t>
      </w:r>
      <w:r w:rsidRPr="00BE52F2">
        <w:rPr>
          <w:rFonts w:hint="eastAsia"/>
          <w:noProof/>
          <w:sz w:val="18"/>
          <w:szCs w:val="18"/>
        </w:rPr>
        <w:t>：</w:t>
      </w:r>
      <w:r w:rsidRPr="00BE52F2">
        <w:rPr>
          <w:rFonts w:hint="eastAsia"/>
          <w:b/>
          <w:bCs/>
          <w:noProof/>
          <w:sz w:val="18"/>
          <w:szCs w:val="18"/>
        </w:rPr>
        <w:t>迁移</w:t>
      </w:r>
      <w:r w:rsidRPr="00BE52F2">
        <w:rPr>
          <w:rFonts w:hint="eastAsia"/>
          <w:b/>
          <w:bCs/>
          <w:noProof/>
          <w:sz w:val="18"/>
          <w:szCs w:val="18"/>
        </w:rPr>
        <w:t>bo</w:t>
      </w:r>
      <w:r w:rsidRPr="00BE52F2">
        <w:rPr>
          <w:rFonts w:hint="eastAsia"/>
          <w:b/>
          <w:bCs/>
          <w:noProof/>
          <w:sz w:val="18"/>
          <w:szCs w:val="18"/>
        </w:rPr>
        <w:t>加速收敛到最优值。</w:t>
      </w:r>
      <w:r w:rsidR="00BE2AA0" w:rsidRPr="00BE2AA0">
        <w:rPr>
          <w:rFonts w:hint="eastAsia"/>
          <w:noProof/>
          <w:sz w:val="18"/>
          <w:szCs w:val="18"/>
        </w:rPr>
        <w:t>（</w:t>
      </w:r>
      <w:r w:rsidR="00BE2AA0" w:rsidRPr="00BE2AA0">
        <w:rPr>
          <w:rFonts w:hint="eastAsia"/>
          <w:noProof/>
          <w:sz w:val="18"/>
          <w:szCs w:val="18"/>
        </w:rPr>
        <w:t>a</w:t>
      </w:r>
      <w:r w:rsidR="00BE2AA0" w:rsidRPr="00BE2AA0">
        <w:rPr>
          <w:rFonts w:hint="eastAsia"/>
          <w:noProof/>
          <w:sz w:val="18"/>
          <w:szCs w:val="18"/>
        </w:rPr>
        <w:t>）</w:t>
      </w:r>
      <w:r w:rsidR="00BE2AA0">
        <w:rPr>
          <w:rFonts w:hint="eastAsia"/>
          <w:noProof/>
          <w:sz w:val="18"/>
          <w:szCs w:val="18"/>
        </w:rPr>
        <w:t>（顶部）</w:t>
      </w:r>
      <w:r w:rsidR="00BE2AA0">
        <w:rPr>
          <w:rFonts w:hint="eastAsia"/>
          <w:noProof/>
          <w:sz w:val="18"/>
          <w:szCs w:val="18"/>
        </w:rPr>
        <w:t>2</w:t>
      </w:r>
      <w:r w:rsidR="00BE2AA0">
        <w:rPr>
          <w:noProof/>
          <w:sz w:val="18"/>
          <w:szCs w:val="18"/>
        </w:rPr>
        <w:t>0</w:t>
      </w:r>
      <w:r w:rsidR="00BE2AA0">
        <w:rPr>
          <w:rFonts w:hint="eastAsia"/>
          <w:noProof/>
          <w:sz w:val="18"/>
          <w:szCs w:val="18"/>
        </w:rPr>
        <w:t>次随机取点得到的初始</w:t>
      </w:r>
      <w:r w:rsidR="00BE2AA0">
        <w:rPr>
          <w:rFonts w:hint="eastAsia"/>
          <w:noProof/>
          <w:sz w:val="18"/>
          <w:szCs w:val="18"/>
        </w:rPr>
        <w:t>G</w:t>
      </w:r>
      <w:r w:rsidR="00BE2AA0">
        <w:rPr>
          <w:noProof/>
          <w:sz w:val="18"/>
          <w:szCs w:val="18"/>
        </w:rPr>
        <w:t>P</w:t>
      </w:r>
      <w:r w:rsidR="00BE2AA0">
        <w:rPr>
          <w:rFonts w:hint="eastAsia"/>
          <w:noProof/>
          <w:sz w:val="18"/>
          <w:szCs w:val="18"/>
        </w:rPr>
        <w:t>代理模型对目标函数的猜测。（底部）从其他任务得到的</w:t>
      </w:r>
      <w:r w:rsidR="00BE2AA0">
        <w:rPr>
          <w:rFonts w:hint="eastAsia"/>
          <w:noProof/>
          <w:sz w:val="18"/>
          <w:szCs w:val="18"/>
        </w:rPr>
        <w:t>G</w:t>
      </w:r>
      <w:r w:rsidR="00BE2AA0">
        <w:rPr>
          <w:noProof/>
          <w:sz w:val="18"/>
          <w:szCs w:val="18"/>
        </w:rPr>
        <w:t>P</w:t>
      </w:r>
      <w:r w:rsidR="00BE2AA0">
        <w:rPr>
          <w:rFonts w:hint="eastAsia"/>
          <w:noProof/>
          <w:sz w:val="18"/>
          <w:szCs w:val="18"/>
        </w:rPr>
        <w:t>代理源模型。（</w:t>
      </w:r>
      <w:r w:rsidR="00BE2AA0">
        <w:rPr>
          <w:rFonts w:hint="eastAsia"/>
          <w:noProof/>
          <w:sz w:val="18"/>
          <w:szCs w:val="18"/>
        </w:rPr>
        <w:t>b</w:t>
      </w:r>
      <w:r w:rsidR="00BE2AA0">
        <w:rPr>
          <w:rFonts w:hint="eastAsia"/>
          <w:noProof/>
          <w:sz w:val="18"/>
          <w:szCs w:val="18"/>
        </w:rPr>
        <w:t>）（顶部）想要优化的目标函数（中部）</w:t>
      </w:r>
      <w:r w:rsidR="00BE2AA0">
        <w:rPr>
          <w:rFonts w:hint="eastAsia"/>
          <w:noProof/>
          <w:sz w:val="18"/>
          <w:szCs w:val="18"/>
        </w:rPr>
        <w:lastRenderedPageBreak/>
        <w:t>标准</w:t>
      </w:r>
      <w:r w:rsidR="00BE2AA0">
        <w:rPr>
          <w:rFonts w:hint="eastAsia"/>
          <w:noProof/>
          <w:sz w:val="18"/>
          <w:szCs w:val="18"/>
        </w:rPr>
        <w:t>bo</w:t>
      </w:r>
      <w:r w:rsidR="00BE2AA0">
        <w:rPr>
          <w:rFonts w:hint="eastAsia"/>
          <w:noProof/>
          <w:sz w:val="18"/>
          <w:szCs w:val="18"/>
        </w:rPr>
        <w:t>进行</w:t>
      </w:r>
      <w:r w:rsidR="00BE2AA0">
        <w:rPr>
          <w:rFonts w:hint="eastAsia"/>
          <w:noProof/>
          <w:sz w:val="18"/>
          <w:szCs w:val="18"/>
        </w:rPr>
        <w:t>1</w:t>
      </w:r>
      <w:r w:rsidR="00BE2AA0">
        <w:rPr>
          <w:noProof/>
          <w:sz w:val="18"/>
          <w:szCs w:val="18"/>
        </w:rPr>
        <w:t>0</w:t>
      </w:r>
      <w:r w:rsidR="00BE2AA0">
        <w:rPr>
          <w:rFonts w:hint="eastAsia"/>
          <w:noProof/>
          <w:sz w:val="18"/>
          <w:szCs w:val="18"/>
        </w:rPr>
        <w:t>次迭代取点的分布情况（底部）加入了源模型的影响，迁移</w:t>
      </w:r>
      <w:r w:rsidR="00BE2AA0">
        <w:rPr>
          <w:rFonts w:hint="eastAsia"/>
          <w:noProof/>
          <w:sz w:val="18"/>
          <w:szCs w:val="18"/>
        </w:rPr>
        <w:t>bo</w:t>
      </w:r>
      <w:r w:rsidR="00BE2AA0">
        <w:rPr>
          <w:rFonts w:hint="eastAsia"/>
          <w:noProof/>
          <w:sz w:val="18"/>
          <w:szCs w:val="18"/>
        </w:rPr>
        <w:t>进行</w:t>
      </w:r>
      <w:r w:rsidR="00BE2AA0">
        <w:rPr>
          <w:rFonts w:hint="eastAsia"/>
          <w:noProof/>
          <w:sz w:val="18"/>
          <w:szCs w:val="18"/>
        </w:rPr>
        <w:t>1</w:t>
      </w:r>
      <w:r w:rsidR="00BE2AA0">
        <w:rPr>
          <w:noProof/>
          <w:sz w:val="18"/>
          <w:szCs w:val="18"/>
        </w:rPr>
        <w:t>0</w:t>
      </w:r>
      <w:r w:rsidR="00BE2AA0">
        <w:rPr>
          <w:rFonts w:hint="eastAsia"/>
          <w:noProof/>
          <w:sz w:val="18"/>
          <w:szCs w:val="18"/>
        </w:rPr>
        <w:t>次取点后的分布情况。通过红色方框可以看出迁移</w:t>
      </w:r>
      <w:r w:rsidR="00BE2AA0">
        <w:rPr>
          <w:rFonts w:hint="eastAsia"/>
          <w:noProof/>
          <w:sz w:val="18"/>
          <w:szCs w:val="18"/>
        </w:rPr>
        <w:t>bo</w:t>
      </w:r>
      <w:r w:rsidR="00BE2AA0">
        <w:rPr>
          <w:rFonts w:hint="eastAsia"/>
          <w:noProof/>
          <w:sz w:val="18"/>
          <w:szCs w:val="18"/>
        </w:rPr>
        <w:t>能更快收敛到目标函数最优值区域</w:t>
      </w:r>
    </w:p>
    <w:p w14:paraId="0171C423" w14:textId="4D67E7FA" w:rsidR="00957946" w:rsidRDefault="00957946" w:rsidP="00C812C9">
      <w:pPr>
        <w:ind w:left="420" w:firstLine="420"/>
        <w:rPr>
          <w:noProof/>
        </w:rPr>
      </w:pPr>
      <w:r>
        <w:rPr>
          <w:rFonts w:hint="eastAsia"/>
          <w:noProof/>
        </w:rPr>
        <w:t>本工作的研究内容包括：</w:t>
      </w:r>
      <w:r>
        <w:rPr>
          <w:rFonts w:hint="eastAsia"/>
          <w:noProof/>
        </w:rPr>
        <w:t>1</w:t>
      </w:r>
      <w:r>
        <w:rPr>
          <w:noProof/>
        </w:rPr>
        <w:t>.</w:t>
      </w:r>
      <w:r w:rsidR="00D879F8">
        <w:rPr>
          <w:rFonts w:hint="eastAsia"/>
          <w:noProof/>
        </w:rPr>
        <w:t>提高钛合金在目标温度和压力下的断裂蠕变寿命的迁移贝叶斯优化过程。</w:t>
      </w:r>
      <w:r w:rsidR="00D879F8">
        <w:rPr>
          <w:rFonts w:hint="eastAsia"/>
          <w:noProof/>
        </w:rPr>
        <w:t>2</w:t>
      </w:r>
      <w:r w:rsidR="00D879F8">
        <w:rPr>
          <w:noProof/>
        </w:rPr>
        <w:t>.</w:t>
      </w:r>
      <w:r w:rsidR="00D879F8">
        <w:rPr>
          <w:rFonts w:hint="eastAsia"/>
          <w:noProof/>
        </w:rPr>
        <w:t>迁移贝叶斯优化方法介绍</w:t>
      </w:r>
      <w:r w:rsidR="00F616A7">
        <w:rPr>
          <w:rFonts w:hint="eastAsia"/>
          <w:noProof/>
        </w:rPr>
        <w:t>及函数测试</w:t>
      </w:r>
      <w:r w:rsidR="00D879F8">
        <w:rPr>
          <w:rFonts w:hint="eastAsia"/>
          <w:noProof/>
        </w:rPr>
        <w:t>。</w:t>
      </w:r>
      <w:r w:rsidR="00D879F8">
        <w:rPr>
          <w:rFonts w:hint="eastAsia"/>
          <w:noProof/>
        </w:rPr>
        <w:t>3</w:t>
      </w:r>
      <w:r w:rsidR="00D879F8">
        <w:rPr>
          <w:noProof/>
        </w:rPr>
        <w:t>.</w:t>
      </w:r>
      <w:r w:rsidR="00F616A7">
        <w:rPr>
          <w:rFonts w:hint="eastAsia"/>
          <w:noProof/>
        </w:rPr>
        <w:t>迁移贝叶斯方法的在</w:t>
      </w:r>
      <w:r w:rsidR="00C36475">
        <w:rPr>
          <w:rFonts w:hint="eastAsia"/>
          <w:noProof/>
        </w:rPr>
        <w:t>三</w:t>
      </w:r>
      <w:r w:rsidR="00F616A7">
        <w:rPr>
          <w:rFonts w:hint="eastAsia"/>
          <w:noProof/>
        </w:rPr>
        <w:t>种材料数据集的</w:t>
      </w:r>
      <w:r w:rsidR="00C36475">
        <w:rPr>
          <w:rFonts w:hint="eastAsia"/>
          <w:noProof/>
        </w:rPr>
        <w:t>虚拟优化基准</w:t>
      </w:r>
      <w:r w:rsidR="00F616A7">
        <w:rPr>
          <w:rFonts w:hint="eastAsia"/>
          <w:noProof/>
        </w:rPr>
        <w:t>测试。</w:t>
      </w:r>
    </w:p>
    <w:p w14:paraId="1DFB3DF9" w14:textId="77777777" w:rsidR="00D9436C" w:rsidRDefault="00D9436C" w:rsidP="00C812C9">
      <w:pPr>
        <w:ind w:left="420" w:firstLine="480"/>
        <w:rPr>
          <w:sz w:val="24"/>
          <w:szCs w:val="24"/>
        </w:rPr>
      </w:pPr>
    </w:p>
    <w:p w14:paraId="1A3322E6" w14:textId="52C7AF3A" w:rsidR="00C2473A" w:rsidRDefault="00C2473A" w:rsidP="007A7A6D">
      <w:pPr>
        <w:pStyle w:val="Heading1"/>
        <w:ind w:firstLine="643"/>
        <w:rPr>
          <w:ins w:id="29" w:author="Zhe Liu" w:date="2024-01-21T20:02:00Z"/>
          <w:sz w:val="32"/>
          <w:szCs w:val="32"/>
        </w:rPr>
      </w:pPr>
      <w:commentRangeStart w:id="30"/>
      <w:ins w:id="31" w:author="Zhe Liu" w:date="2024-01-21T20:02:00Z">
        <w:r>
          <w:rPr>
            <w:rFonts w:hint="eastAsia"/>
            <w:sz w:val="32"/>
            <w:szCs w:val="32"/>
          </w:rPr>
          <w:t>Methods</w:t>
        </w:r>
        <w:r>
          <w:rPr>
            <w:sz w:val="32"/>
            <w:szCs w:val="32"/>
          </w:rPr>
          <w:t xml:space="preserve"> </w:t>
        </w:r>
        <w:r>
          <w:rPr>
            <w:rFonts w:hint="eastAsia"/>
            <w:sz w:val="32"/>
            <w:szCs w:val="32"/>
          </w:rPr>
          <w:t>and</w:t>
        </w:r>
        <w:r>
          <w:rPr>
            <w:sz w:val="32"/>
            <w:szCs w:val="32"/>
          </w:rPr>
          <w:t xml:space="preserve"> </w:t>
        </w:r>
        <w:r>
          <w:rPr>
            <w:rFonts w:hint="eastAsia"/>
            <w:sz w:val="32"/>
            <w:szCs w:val="32"/>
          </w:rPr>
          <w:t>Data</w:t>
        </w:r>
      </w:ins>
      <w:commentRangeEnd w:id="30"/>
      <w:ins w:id="32" w:author="Zhe Liu" w:date="2024-01-21T20:05:00Z">
        <w:r>
          <w:rPr>
            <w:rStyle w:val="CommentReference"/>
            <w:b w:val="0"/>
            <w:bCs w:val="0"/>
            <w:kern w:val="2"/>
          </w:rPr>
          <w:commentReference w:id="30"/>
        </w:r>
      </w:ins>
    </w:p>
    <w:p w14:paraId="7F0DBE98" w14:textId="230F3A0F" w:rsidR="009755EF" w:rsidRDefault="008A5F0F" w:rsidP="007A7A6D">
      <w:pPr>
        <w:pStyle w:val="Heading1"/>
        <w:ind w:firstLine="643"/>
        <w:rPr>
          <w:sz w:val="32"/>
          <w:szCs w:val="32"/>
        </w:rPr>
      </w:pPr>
      <w:commentRangeStart w:id="33"/>
      <w:r>
        <w:rPr>
          <w:rFonts w:hint="eastAsia"/>
          <w:sz w:val="32"/>
          <w:szCs w:val="32"/>
        </w:rPr>
        <w:t>结果和讨论</w:t>
      </w:r>
      <w:commentRangeEnd w:id="33"/>
      <w:r w:rsidR="00C2473A">
        <w:rPr>
          <w:rStyle w:val="CommentReference"/>
          <w:b w:val="0"/>
          <w:bCs w:val="0"/>
          <w:kern w:val="2"/>
        </w:rPr>
        <w:commentReference w:id="33"/>
      </w:r>
    </w:p>
    <w:p w14:paraId="5C490044" w14:textId="20F073E2" w:rsidR="00A04059" w:rsidRDefault="00A04059" w:rsidP="00C36475">
      <w:pPr>
        <w:pStyle w:val="Heading2"/>
        <w:numPr>
          <w:ilvl w:val="1"/>
          <w:numId w:val="6"/>
        </w:numPr>
        <w:rPr>
          <w:noProof/>
        </w:rPr>
      </w:pPr>
      <w:r>
        <w:rPr>
          <w:rFonts w:hint="eastAsia"/>
          <w:noProof/>
        </w:rPr>
        <w:t>钛合金迁移贝叶斯优化过程</w:t>
      </w:r>
    </w:p>
    <w:p w14:paraId="27282126" w14:textId="6BAF5750" w:rsidR="00736FEA" w:rsidRDefault="00736FEA" w:rsidP="00736FEA">
      <w:pPr>
        <w:ind w:firstLine="420"/>
        <w:jc w:val="center"/>
      </w:pPr>
      <w:r w:rsidRPr="00736FEA">
        <w:rPr>
          <w:noProof/>
        </w:rPr>
        <w:drawing>
          <wp:inline distT="0" distB="0" distL="0" distR="0" wp14:anchorId="2BAC3401" wp14:editId="212DB0CC">
            <wp:extent cx="2105025" cy="2152650"/>
            <wp:effectExtent l="0" t="0" r="9525" b="0"/>
            <wp:docPr id="5133698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5025" cy="2152650"/>
                    </a:xfrm>
                    <a:prstGeom prst="rect">
                      <a:avLst/>
                    </a:prstGeom>
                    <a:noFill/>
                    <a:ln>
                      <a:noFill/>
                    </a:ln>
                  </pic:spPr>
                </pic:pic>
              </a:graphicData>
            </a:graphic>
          </wp:inline>
        </w:drawing>
      </w:r>
    </w:p>
    <w:p w14:paraId="1091069C" w14:textId="3BB5FA22" w:rsidR="00736FEA" w:rsidRPr="00943D03" w:rsidRDefault="00736FEA" w:rsidP="00736FEA">
      <w:pPr>
        <w:ind w:firstLine="360"/>
        <w:jc w:val="center"/>
        <w:rPr>
          <w:sz w:val="18"/>
          <w:szCs w:val="18"/>
        </w:rPr>
      </w:pPr>
      <w:r w:rsidRPr="00943D03">
        <w:rPr>
          <w:rFonts w:hint="eastAsia"/>
          <w:sz w:val="18"/>
          <w:szCs w:val="18"/>
        </w:rPr>
        <w:t>图：随着迭代进行</w:t>
      </w:r>
      <w:r w:rsidR="00C07B7E" w:rsidRPr="00943D03">
        <w:rPr>
          <w:rFonts w:hint="eastAsia"/>
          <w:sz w:val="18"/>
          <w:szCs w:val="18"/>
        </w:rPr>
        <w:t>，</w:t>
      </w:r>
      <w:r w:rsidRPr="00943D03">
        <w:rPr>
          <w:rFonts w:hint="eastAsia"/>
          <w:sz w:val="18"/>
          <w:szCs w:val="18"/>
        </w:rPr>
        <w:t>目标变量的优化过程</w:t>
      </w:r>
      <w:r w:rsidR="00C07B7E" w:rsidRPr="00943D03">
        <w:rPr>
          <w:rFonts w:hint="eastAsia"/>
          <w:sz w:val="18"/>
          <w:szCs w:val="18"/>
        </w:rPr>
        <w:t>。</w:t>
      </w:r>
    </w:p>
    <w:p w14:paraId="6E67FBCE" w14:textId="7B7A7E24" w:rsidR="00736FEA" w:rsidRDefault="00A04059" w:rsidP="00C36475">
      <w:pPr>
        <w:pStyle w:val="Heading2"/>
        <w:numPr>
          <w:ilvl w:val="1"/>
          <w:numId w:val="6"/>
        </w:numPr>
        <w:rPr>
          <w:noProof/>
        </w:rPr>
      </w:pPr>
      <w:commentRangeStart w:id="34"/>
      <w:r>
        <w:rPr>
          <w:rFonts w:hint="eastAsia"/>
          <w:noProof/>
        </w:rPr>
        <w:lastRenderedPageBreak/>
        <w:t>迁移贝叶斯优化方法介绍及函数测试</w:t>
      </w:r>
      <w:commentRangeEnd w:id="34"/>
      <w:r w:rsidR="00C5538D">
        <w:rPr>
          <w:rStyle w:val="CommentReference"/>
          <w:rFonts w:ascii="Times New Roman" w:eastAsia="SimSun" w:hAnsi="Times New Roman" w:cs="Times New Roman"/>
          <w:b w:val="0"/>
          <w:bCs w:val="0"/>
        </w:rPr>
        <w:commentReference w:id="34"/>
      </w:r>
    </w:p>
    <w:p w14:paraId="0F3198FC" w14:textId="4BA2540E" w:rsidR="00C07B7E" w:rsidRDefault="00C07B7E" w:rsidP="00C36475">
      <w:pPr>
        <w:pStyle w:val="Heading3"/>
      </w:pPr>
      <w:r>
        <w:rPr>
          <w:rFonts w:hint="eastAsia"/>
        </w:rPr>
        <w:t>迁移贝叶斯优化方法介绍</w:t>
      </w:r>
    </w:p>
    <w:p w14:paraId="10919649" w14:textId="28CF507B" w:rsidR="00C07B7E" w:rsidRDefault="00C07B7E" w:rsidP="00C36475">
      <w:pPr>
        <w:pStyle w:val="Heading3"/>
      </w:pPr>
      <w:r>
        <w:rPr>
          <w:rFonts w:hint="eastAsia"/>
        </w:rPr>
        <w:t>函数测试结果</w:t>
      </w:r>
    </w:p>
    <w:p w14:paraId="2E98CB14" w14:textId="2B8A468C" w:rsidR="00CB2D31" w:rsidRPr="00CB2D31" w:rsidRDefault="00CB2D31" w:rsidP="00CB2D31">
      <w:pPr>
        <w:ind w:firstLine="420"/>
        <w:jc w:val="center"/>
      </w:pPr>
      <w:r w:rsidRPr="00CB2D31">
        <w:rPr>
          <w:noProof/>
        </w:rPr>
        <w:drawing>
          <wp:inline distT="0" distB="0" distL="0" distR="0" wp14:anchorId="7D296C17" wp14:editId="207C078D">
            <wp:extent cx="2343150" cy="1467831"/>
            <wp:effectExtent l="0" t="0" r="0" b="0"/>
            <wp:docPr id="15" name="图片 14">
              <a:extLst xmlns:a="http://schemas.openxmlformats.org/drawingml/2006/main">
                <a:ext uri="{FF2B5EF4-FFF2-40B4-BE49-F238E27FC236}">
                  <a16:creationId xmlns:a16="http://schemas.microsoft.com/office/drawing/2014/main" id="{66DCD320-C10F-6F6F-00A0-A38DD91C94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66DCD320-C10F-6F6F-00A0-A38DD91C94EC}"/>
                        </a:ext>
                      </a:extLst>
                    </pic:cNvPr>
                    <pic:cNvPicPr>
                      <a:picLocks noChangeAspect="1"/>
                    </pic:cNvPicPr>
                  </pic:nvPicPr>
                  <pic:blipFill>
                    <a:blip r:embed="rId13"/>
                    <a:stretch>
                      <a:fillRect/>
                    </a:stretch>
                  </pic:blipFill>
                  <pic:spPr>
                    <a:xfrm>
                      <a:off x="0" y="0"/>
                      <a:ext cx="2361134" cy="1479097"/>
                    </a:xfrm>
                    <a:prstGeom prst="rect">
                      <a:avLst/>
                    </a:prstGeom>
                  </pic:spPr>
                </pic:pic>
              </a:graphicData>
            </a:graphic>
          </wp:inline>
        </w:drawing>
      </w:r>
      <w:r>
        <w:rPr>
          <w:rFonts w:hint="eastAsia"/>
        </w:rPr>
        <w:t xml:space="preserve"> </w:t>
      </w:r>
      <w:r>
        <w:t xml:space="preserve">  </w:t>
      </w:r>
      <w:r w:rsidRPr="00CB2D31">
        <w:rPr>
          <w:noProof/>
        </w:rPr>
        <w:drawing>
          <wp:inline distT="0" distB="0" distL="0" distR="0" wp14:anchorId="03CA2AB7" wp14:editId="080CE0A0">
            <wp:extent cx="2268116" cy="1450079"/>
            <wp:effectExtent l="0" t="0" r="0" b="0"/>
            <wp:docPr id="46" name="图片 45">
              <a:extLst xmlns:a="http://schemas.openxmlformats.org/drawingml/2006/main">
                <a:ext uri="{FF2B5EF4-FFF2-40B4-BE49-F238E27FC236}">
                  <a16:creationId xmlns:a16="http://schemas.microsoft.com/office/drawing/2014/main" id="{EBCED49D-B233-9815-2205-DB88D9FB74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5">
                      <a:extLst>
                        <a:ext uri="{FF2B5EF4-FFF2-40B4-BE49-F238E27FC236}">
                          <a16:creationId xmlns:a16="http://schemas.microsoft.com/office/drawing/2014/main" id="{EBCED49D-B233-9815-2205-DB88D9FB7413}"/>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1" t="3812" r="-1031"/>
                    <a:stretch/>
                  </pic:blipFill>
                  <pic:spPr>
                    <a:xfrm>
                      <a:off x="0" y="0"/>
                      <a:ext cx="2276790" cy="1455624"/>
                    </a:xfrm>
                    <a:prstGeom prst="rect">
                      <a:avLst/>
                    </a:prstGeom>
                  </pic:spPr>
                </pic:pic>
              </a:graphicData>
            </a:graphic>
          </wp:inline>
        </w:drawing>
      </w:r>
    </w:p>
    <w:p w14:paraId="1F0B180C" w14:textId="5ADCD3C2" w:rsidR="00C07B7E" w:rsidRPr="00CB2D31" w:rsidRDefault="00CB2D31" w:rsidP="00CB2D31">
      <w:pPr>
        <w:ind w:firstLine="360"/>
        <w:jc w:val="center"/>
        <w:rPr>
          <w:sz w:val="18"/>
          <w:szCs w:val="18"/>
        </w:rPr>
      </w:pPr>
      <w:commentRangeStart w:id="35"/>
      <w:r w:rsidRPr="00CB2D31">
        <w:rPr>
          <w:rFonts w:hint="eastAsia"/>
          <w:sz w:val="18"/>
          <w:szCs w:val="18"/>
        </w:rPr>
        <w:t>图：（左边）设计不同类型的源函数进行迁移。（右边）不同迁移优化方案对比。</w:t>
      </w:r>
      <w:commentRangeEnd w:id="35"/>
      <w:r w:rsidR="00C5538D">
        <w:rPr>
          <w:rStyle w:val="CommentReference"/>
        </w:rPr>
        <w:commentReference w:id="35"/>
      </w:r>
    </w:p>
    <w:p w14:paraId="36CDEF62" w14:textId="261298A6" w:rsidR="00A04059" w:rsidRDefault="00A04059" w:rsidP="00C36475">
      <w:pPr>
        <w:pStyle w:val="Heading2"/>
        <w:numPr>
          <w:ilvl w:val="1"/>
          <w:numId w:val="6"/>
        </w:numPr>
        <w:rPr>
          <w:noProof/>
        </w:rPr>
      </w:pPr>
      <w:r>
        <w:rPr>
          <w:rFonts w:hint="eastAsia"/>
          <w:noProof/>
        </w:rPr>
        <w:t>迁移贝叶斯优化在材料</w:t>
      </w:r>
      <w:r w:rsidR="00C36475">
        <w:rPr>
          <w:rFonts w:hint="eastAsia"/>
          <w:noProof/>
        </w:rPr>
        <w:t>数据集中</w:t>
      </w:r>
      <w:r>
        <w:rPr>
          <w:rFonts w:hint="eastAsia"/>
          <w:noProof/>
        </w:rPr>
        <w:t>的</w:t>
      </w:r>
      <w:r w:rsidR="00C36475">
        <w:rPr>
          <w:rFonts w:hint="eastAsia"/>
          <w:noProof/>
        </w:rPr>
        <w:t>虚拟优化基准测试</w:t>
      </w:r>
    </w:p>
    <w:p w14:paraId="002434DE" w14:textId="6B15E097" w:rsidR="00CB2D31" w:rsidRDefault="00C07B7E" w:rsidP="000868E6">
      <w:pPr>
        <w:pStyle w:val="Heading3"/>
        <w:numPr>
          <w:ilvl w:val="2"/>
          <w:numId w:val="9"/>
        </w:numPr>
      </w:pPr>
      <w:commentRangeStart w:id="36"/>
      <w:r>
        <w:rPr>
          <w:rFonts w:hint="eastAsia"/>
        </w:rPr>
        <w:t>钯催化数据的迁移测试</w:t>
      </w:r>
      <w:commentRangeEnd w:id="36"/>
      <w:r w:rsidR="00C5538D">
        <w:rPr>
          <w:rStyle w:val="CommentReference"/>
          <w:b w:val="0"/>
          <w:bCs w:val="0"/>
        </w:rPr>
        <w:commentReference w:id="36"/>
      </w:r>
    </w:p>
    <w:p w14:paraId="2FE31B70" w14:textId="77777777" w:rsidR="00943D03" w:rsidRDefault="00943D03" w:rsidP="00943D03">
      <w:pPr>
        <w:ind w:firstLine="420"/>
        <w:jc w:val="center"/>
      </w:pPr>
      <w:r w:rsidRPr="00943D03">
        <w:rPr>
          <w:noProof/>
        </w:rPr>
        <w:drawing>
          <wp:inline distT="0" distB="0" distL="0" distR="0" wp14:anchorId="20F8000C" wp14:editId="48E996E8">
            <wp:extent cx="3056408" cy="1571625"/>
            <wp:effectExtent l="0" t="0" r="0" b="0"/>
            <wp:docPr id="727209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8351" cy="1572624"/>
                    </a:xfrm>
                    <a:prstGeom prst="rect">
                      <a:avLst/>
                    </a:prstGeom>
                    <a:noFill/>
                    <a:ln>
                      <a:noFill/>
                    </a:ln>
                  </pic:spPr>
                </pic:pic>
              </a:graphicData>
            </a:graphic>
          </wp:inline>
        </w:drawing>
      </w:r>
    </w:p>
    <w:p w14:paraId="36CAA8DD" w14:textId="7A63791C" w:rsidR="000868E6" w:rsidRPr="00943D03" w:rsidRDefault="00943D03" w:rsidP="00943D03">
      <w:pPr>
        <w:ind w:firstLine="360"/>
        <w:jc w:val="center"/>
        <w:rPr>
          <w:sz w:val="18"/>
          <w:szCs w:val="18"/>
        </w:rPr>
      </w:pPr>
      <w:r w:rsidRPr="00943D03">
        <w:rPr>
          <w:rFonts w:hint="eastAsia"/>
          <w:sz w:val="18"/>
          <w:szCs w:val="18"/>
        </w:rPr>
        <w:t>图：（</w:t>
      </w:r>
      <w:r w:rsidRPr="00943D03">
        <w:rPr>
          <w:rFonts w:hint="eastAsia"/>
          <w:sz w:val="18"/>
          <w:szCs w:val="18"/>
        </w:rPr>
        <w:t>a</w:t>
      </w:r>
      <w:r w:rsidRPr="00943D03">
        <w:rPr>
          <w:rFonts w:hint="eastAsia"/>
          <w:sz w:val="18"/>
          <w:szCs w:val="18"/>
        </w:rPr>
        <w:t>）钯催化芳基卤化物和</w:t>
      </w:r>
      <w:r w:rsidRPr="00943D03">
        <w:rPr>
          <w:rFonts w:hint="eastAsia"/>
          <w:sz w:val="18"/>
          <w:szCs w:val="18"/>
        </w:rPr>
        <w:t>4-</w:t>
      </w:r>
      <w:r w:rsidRPr="00943D03">
        <w:rPr>
          <w:rFonts w:hint="eastAsia"/>
          <w:sz w:val="18"/>
          <w:szCs w:val="18"/>
        </w:rPr>
        <w:t>甲基苯胺的</w:t>
      </w:r>
      <w:r w:rsidRPr="00943D03">
        <w:rPr>
          <w:rFonts w:hint="eastAsia"/>
          <w:sz w:val="18"/>
          <w:szCs w:val="18"/>
        </w:rPr>
        <w:t>Buchwald-Hartwig</w:t>
      </w:r>
      <w:r w:rsidRPr="00943D03">
        <w:rPr>
          <w:rFonts w:hint="eastAsia"/>
          <w:sz w:val="18"/>
          <w:szCs w:val="18"/>
        </w:rPr>
        <w:t>交叉偶联反应。（</w:t>
      </w:r>
      <w:r w:rsidRPr="00943D03">
        <w:rPr>
          <w:rFonts w:hint="eastAsia"/>
          <w:sz w:val="18"/>
          <w:szCs w:val="18"/>
        </w:rPr>
        <w:t>b</w:t>
      </w:r>
      <w:r w:rsidRPr="00943D03">
        <w:rPr>
          <w:rFonts w:hint="eastAsia"/>
          <w:sz w:val="18"/>
          <w:szCs w:val="18"/>
        </w:rPr>
        <w:t>）反应设计空间。对于给定的芳基卤化物，有</w:t>
      </w:r>
      <w:r w:rsidRPr="00943D03">
        <w:rPr>
          <w:rFonts w:hint="eastAsia"/>
          <w:sz w:val="18"/>
          <w:szCs w:val="18"/>
        </w:rPr>
        <w:t>23</w:t>
      </w:r>
      <w:r w:rsidRPr="00943D03">
        <w:rPr>
          <w:rFonts w:hint="eastAsia"/>
          <w:sz w:val="18"/>
          <w:szCs w:val="18"/>
        </w:rPr>
        <w:t>种可能的异恶唑添加剂、</w:t>
      </w:r>
      <w:r w:rsidRPr="00943D03">
        <w:rPr>
          <w:rFonts w:hint="eastAsia"/>
          <w:sz w:val="18"/>
          <w:szCs w:val="18"/>
        </w:rPr>
        <w:t>4</w:t>
      </w:r>
      <w:r w:rsidRPr="00943D03">
        <w:rPr>
          <w:rFonts w:hint="eastAsia"/>
          <w:sz w:val="18"/>
          <w:szCs w:val="18"/>
        </w:rPr>
        <w:t>种钯催化剂和</w:t>
      </w:r>
      <w:r w:rsidRPr="00943D03">
        <w:rPr>
          <w:rFonts w:hint="eastAsia"/>
          <w:sz w:val="18"/>
          <w:szCs w:val="18"/>
        </w:rPr>
        <w:t>3</w:t>
      </w:r>
      <w:r w:rsidRPr="00943D03">
        <w:rPr>
          <w:rFonts w:hint="eastAsia"/>
          <w:sz w:val="18"/>
          <w:szCs w:val="18"/>
        </w:rPr>
        <w:t>种碱，产生</w:t>
      </w:r>
      <w:r w:rsidRPr="00943D03">
        <w:rPr>
          <w:rFonts w:hint="eastAsia"/>
          <w:sz w:val="18"/>
          <w:szCs w:val="18"/>
        </w:rPr>
        <w:t>276</w:t>
      </w:r>
      <w:r w:rsidRPr="00943D03">
        <w:rPr>
          <w:rFonts w:hint="eastAsia"/>
          <w:sz w:val="18"/>
          <w:szCs w:val="18"/>
        </w:rPr>
        <w:t>个总选项的函数参数空间。（</w:t>
      </w:r>
      <w:r w:rsidRPr="00943D03">
        <w:rPr>
          <w:rFonts w:hint="eastAsia"/>
          <w:sz w:val="18"/>
          <w:szCs w:val="18"/>
        </w:rPr>
        <w:t>c</w:t>
      </w:r>
      <w:r w:rsidRPr="00943D03">
        <w:rPr>
          <w:rFonts w:hint="eastAsia"/>
          <w:sz w:val="18"/>
          <w:szCs w:val="18"/>
        </w:rPr>
        <w:t>）分别用于源任务和目标任务的芳基卤化物。</w:t>
      </w:r>
    </w:p>
    <w:p w14:paraId="4E9CAF61" w14:textId="3CB64DFE" w:rsidR="00943D03" w:rsidRDefault="00943D03" w:rsidP="00943D03">
      <w:pPr>
        <w:ind w:firstLine="420"/>
        <w:jc w:val="center"/>
      </w:pPr>
      <w:r w:rsidRPr="00943D03">
        <w:rPr>
          <w:noProof/>
        </w:rPr>
        <w:lastRenderedPageBreak/>
        <w:drawing>
          <wp:inline distT="0" distB="0" distL="0" distR="0" wp14:anchorId="38DAD075" wp14:editId="3D7BECE0">
            <wp:extent cx="3600000" cy="2460706"/>
            <wp:effectExtent l="0" t="0" r="635" b="0"/>
            <wp:docPr id="6" name="图片 5">
              <a:extLst xmlns:a="http://schemas.openxmlformats.org/drawingml/2006/main">
                <a:ext uri="{FF2B5EF4-FFF2-40B4-BE49-F238E27FC236}">
                  <a16:creationId xmlns:a16="http://schemas.microsoft.com/office/drawing/2014/main" id="{0121517C-AFB9-021E-4E71-D858046B6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0121517C-AFB9-021E-4E71-D858046B6FE6}"/>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600000" cy="2460706"/>
                    </a:xfrm>
                    <a:prstGeom prst="rect">
                      <a:avLst/>
                    </a:prstGeom>
                  </pic:spPr>
                </pic:pic>
              </a:graphicData>
            </a:graphic>
          </wp:inline>
        </w:drawing>
      </w:r>
    </w:p>
    <w:p w14:paraId="11F7C327" w14:textId="5E0377DE" w:rsidR="000868E6" w:rsidRPr="00943D03" w:rsidRDefault="00943D03" w:rsidP="00943D03">
      <w:pPr>
        <w:ind w:firstLine="360"/>
        <w:jc w:val="center"/>
        <w:rPr>
          <w:sz w:val="18"/>
          <w:szCs w:val="18"/>
        </w:rPr>
      </w:pPr>
      <w:r w:rsidRPr="00943D03">
        <w:rPr>
          <w:rFonts w:hint="eastAsia"/>
          <w:sz w:val="18"/>
          <w:szCs w:val="18"/>
        </w:rPr>
        <w:t>图：不同卤化物作为源任务的迁移优化方案和标准</w:t>
      </w:r>
      <w:proofErr w:type="spellStart"/>
      <w:r w:rsidRPr="00943D03">
        <w:rPr>
          <w:rFonts w:hint="eastAsia"/>
          <w:sz w:val="18"/>
          <w:szCs w:val="18"/>
        </w:rPr>
        <w:t>bo</w:t>
      </w:r>
      <w:proofErr w:type="spellEnd"/>
      <w:r w:rsidRPr="00943D03">
        <w:rPr>
          <w:rFonts w:hint="eastAsia"/>
          <w:sz w:val="18"/>
          <w:szCs w:val="18"/>
        </w:rPr>
        <w:t>对比。</w:t>
      </w:r>
    </w:p>
    <w:p w14:paraId="196DE989" w14:textId="77777777" w:rsidR="00C36475" w:rsidRDefault="00C07B7E" w:rsidP="000868E6">
      <w:pPr>
        <w:pStyle w:val="Heading3"/>
        <w:numPr>
          <w:ilvl w:val="2"/>
          <w:numId w:val="9"/>
        </w:numPr>
      </w:pPr>
      <w:r>
        <w:rPr>
          <w:rFonts w:hint="eastAsia"/>
        </w:rPr>
        <w:t>钙钛矿数据的迁移测试</w:t>
      </w:r>
    </w:p>
    <w:p w14:paraId="2D9274BC" w14:textId="423601A7" w:rsidR="00943D03" w:rsidRDefault="00943D03" w:rsidP="00943D03">
      <w:pPr>
        <w:ind w:firstLine="420"/>
        <w:jc w:val="center"/>
      </w:pPr>
      <w:r w:rsidRPr="00943D03">
        <w:rPr>
          <w:noProof/>
        </w:rPr>
        <w:drawing>
          <wp:inline distT="0" distB="0" distL="0" distR="0" wp14:anchorId="28E1A747" wp14:editId="00460FC7">
            <wp:extent cx="2152650" cy="1405192"/>
            <wp:effectExtent l="0" t="0" r="0" b="5080"/>
            <wp:docPr id="8" name="图片 7">
              <a:extLst xmlns:a="http://schemas.openxmlformats.org/drawingml/2006/main">
                <a:ext uri="{FF2B5EF4-FFF2-40B4-BE49-F238E27FC236}">
                  <a16:creationId xmlns:a16="http://schemas.microsoft.com/office/drawing/2014/main" id="{3F57FD0D-62A4-0100-FF26-4F1DC9845D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3F57FD0D-62A4-0100-FF26-4F1DC9845DED}"/>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t="4335"/>
                    <a:stretch/>
                  </pic:blipFill>
                  <pic:spPr>
                    <a:xfrm>
                      <a:off x="0" y="0"/>
                      <a:ext cx="2168054" cy="1415247"/>
                    </a:xfrm>
                    <a:prstGeom prst="rect">
                      <a:avLst/>
                    </a:prstGeom>
                  </pic:spPr>
                </pic:pic>
              </a:graphicData>
            </a:graphic>
          </wp:inline>
        </w:drawing>
      </w:r>
      <w:r w:rsidRPr="00943D03">
        <w:rPr>
          <w:noProof/>
        </w:rPr>
        <w:drawing>
          <wp:inline distT="0" distB="0" distL="0" distR="0" wp14:anchorId="1DACE353" wp14:editId="461A76A2">
            <wp:extent cx="2189310" cy="1432560"/>
            <wp:effectExtent l="0" t="0" r="1905" b="0"/>
            <wp:docPr id="13" name="图片 12">
              <a:extLst xmlns:a="http://schemas.openxmlformats.org/drawingml/2006/main">
                <a:ext uri="{FF2B5EF4-FFF2-40B4-BE49-F238E27FC236}">
                  <a16:creationId xmlns:a16="http://schemas.microsoft.com/office/drawing/2014/main" id="{5B787494-1CF4-44D9-4AB7-CBC1D776B0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5B787494-1CF4-44D9-4AB7-CBC1D776B070}"/>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t="3495"/>
                    <a:stretch/>
                  </pic:blipFill>
                  <pic:spPr>
                    <a:xfrm>
                      <a:off x="0" y="0"/>
                      <a:ext cx="2193898" cy="1435562"/>
                    </a:xfrm>
                    <a:prstGeom prst="rect">
                      <a:avLst/>
                    </a:prstGeom>
                  </pic:spPr>
                </pic:pic>
              </a:graphicData>
            </a:graphic>
          </wp:inline>
        </w:drawing>
      </w:r>
    </w:p>
    <w:p w14:paraId="44D1E0C6" w14:textId="4F63C980" w:rsidR="00943D03" w:rsidRPr="00943D03" w:rsidRDefault="00943D03" w:rsidP="00943D03">
      <w:pPr>
        <w:ind w:firstLine="360"/>
        <w:jc w:val="center"/>
        <w:rPr>
          <w:sz w:val="18"/>
          <w:szCs w:val="18"/>
        </w:rPr>
      </w:pPr>
      <w:r w:rsidRPr="00943D03">
        <w:rPr>
          <w:rFonts w:hint="eastAsia"/>
          <w:sz w:val="18"/>
          <w:szCs w:val="18"/>
        </w:rPr>
        <w:t>图：（左图）以前数据作为源模型的迁移</w:t>
      </w:r>
      <w:proofErr w:type="spellStart"/>
      <w:r w:rsidRPr="00943D03">
        <w:rPr>
          <w:rFonts w:hint="eastAsia"/>
          <w:sz w:val="18"/>
          <w:szCs w:val="18"/>
        </w:rPr>
        <w:t>bo</w:t>
      </w:r>
      <w:proofErr w:type="spellEnd"/>
      <w:r w:rsidRPr="00943D03">
        <w:rPr>
          <w:rFonts w:hint="eastAsia"/>
          <w:sz w:val="18"/>
          <w:szCs w:val="18"/>
        </w:rPr>
        <w:t>与标准</w:t>
      </w:r>
      <w:proofErr w:type="spellStart"/>
      <w:r w:rsidRPr="00943D03">
        <w:rPr>
          <w:rFonts w:hint="eastAsia"/>
          <w:sz w:val="18"/>
          <w:szCs w:val="18"/>
        </w:rPr>
        <w:t>bo</w:t>
      </w:r>
      <w:proofErr w:type="spellEnd"/>
      <w:r w:rsidRPr="00943D03">
        <w:rPr>
          <w:rFonts w:hint="eastAsia"/>
          <w:sz w:val="18"/>
          <w:szCs w:val="18"/>
        </w:rPr>
        <w:t>的优化比较。（右图）迁移</w:t>
      </w:r>
      <w:proofErr w:type="spellStart"/>
      <w:r w:rsidRPr="00943D03">
        <w:rPr>
          <w:rFonts w:hint="eastAsia"/>
          <w:sz w:val="18"/>
          <w:szCs w:val="18"/>
        </w:rPr>
        <w:t>bo</w:t>
      </w:r>
      <w:proofErr w:type="spellEnd"/>
      <w:r w:rsidRPr="00943D03">
        <w:rPr>
          <w:rFonts w:hint="eastAsia"/>
          <w:sz w:val="18"/>
          <w:szCs w:val="18"/>
        </w:rPr>
        <w:t>的源模型和目标模型权重变化情况</w:t>
      </w:r>
    </w:p>
    <w:p w14:paraId="5E1C879E" w14:textId="4ECC949B" w:rsidR="00A04059" w:rsidRDefault="00A04059" w:rsidP="000868E6">
      <w:pPr>
        <w:pStyle w:val="Heading3"/>
        <w:numPr>
          <w:ilvl w:val="2"/>
          <w:numId w:val="9"/>
        </w:numPr>
      </w:pPr>
      <w:r>
        <w:rPr>
          <w:rFonts w:hint="eastAsia"/>
          <w:noProof/>
        </w:rPr>
        <w:t>钛合金数据集的虚拟优化基准测试</w:t>
      </w:r>
    </w:p>
    <w:p w14:paraId="4C5037C7" w14:textId="77777777" w:rsidR="000B0540" w:rsidRDefault="00B34535" w:rsidP="000B0540">
      <w:pPr>
        <w:pStyle w:val="ListParagraph"/>
        <w:ind w:firstLineChars="0" w:firstLine="0"/>
        <w:jc w:val="center"/>
      </w:pPr>
      <w:r w:rsidRPr="00736FEA">
        <w:rPr>
          <w:noProof/>
        </w:rPr>
        <w:drawing>
          <wp:inline distT="0" distB="0" distL="0" distR="0" wp14:anchorId="2C61E9C1" wp14:editId="43514E08">
            <wp:extent cx="2105025" cy="2152650"/>
            <wp:effectExtent l="0" t="0" r="9525" b="0"/>
            <wp:docPr id="18726059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5025" cy="2152650"/>
                    </a:xfrm>
                    <a:prstGeom prst="rect">
                      <a:avLst/>
                    </a:prstGeom>
                    <a:noFill/>
                    <a:ln>
                      <a:noFill/>
                    </a:ln>
                  </pic:spPr>
                </pic:pic>
              </a:graphicData>
            </a:graphic>
          </wp:inline>
        </w:drawing>
      </w:r>
    </w:p>
    <w:p w14:paraId="536D8A5D" w14:textId="403F5931" w:rsidR="00B34535" w:rsidRPr="000B0540" w:rsidRDefault="00B34535" w:rsidP="000B0540">
      <w:pPr>
        <w:pStyle w:val="ListParagraph"/>
        <w:ind w:firstLineChars="0" w:firstLine="0"/>
        <w:jc w:val="center"/>
      </w:pPr>
      <w:r w:rsidRPr="00B34535">
        <w:rPr>
          <w:rFonts w:hint="eastAsia"/>
          <w:sz w:val="18"/>
          <w:szCs w:val="18"/>
        </w:rPr>
        <w:t>图：</w:t>
      </w:r>
      <w:r w:rsidR="000B0540">
        <w:rPr>
          <w:rFonts w:hint="eastAsia"/>
          <w:sz w:val="18"/>
          <w:szCs w:val="18"/>
        </w:rPr>
        <w:t>其他合金</w:t>
      </w:r>
      <w:r w:rsidR="000B0540" w:rsidRPr="00943D03">
        <w:rPr>
          <w:rFonts w:hint="eastAsia"/>
          <w:sz w:val="18"/>
          <w:szCs w:val="18"/>
        </w:rPr>
        <w:t>数据作为源模型的迁移</w:t>
      </w:r>
      <w:proofErr w:type="spellStart"/>
      <w:r w:rsidR="000B0540" w:rsidRPr="00943D03">
        <w:rPr>
          <w:rFonts w:hint="eastAsia"/>
          <w:sz w:val="18"/>
          <w:szCs w:val="18"/>
        </w:rPr>
        <w:t>bo</w:t>
      </w:r>
      <w:proofErr w:type="spellEnd"/>
      <w:r w:rsidR="000B0540" w:rsidRPr="00943D03">
        <w:rPr>
          <w:rFonts w:hint="eastAsia"/>
          <w:sz w:val="18"/>
          <w:szCs w:val="18"/>
        </w:rPr>
        <w:t>与标准</w:t>
      </w:r>
      <w:proofErr w:type="spellStart"/>
      <w:r w:rsidR="000B0540" w:rsidRPr="00943D03">
        <w:rPr>
          <w:rFonts w:hint="eastAsia"/>
          <w:sz w:val="18"/>
          <w:szCs w:val="18"/>
        </w:rPr>
        <w:t>bo</w:t>
      </w:r>
      <w:proofErr w:type="spellEnd"/>
      <w:r w:rsidR="000B0540" w:rsidRPr="00943D03">
        <w:rPr>
          <w:rFonts w:hint="eastAsia"/>
          <w:sz w:val="18"/>
          <w:szCs w:val="18"/>
        </w:rPr>
        <w:t>的优化比较</w:t>
      </w:r>
      <w:r w:rsidRPr="00B34535">
        <w:rPr>
          <w:rFonts w:hint="eastAsia"/>
          <w:sz w:val="18"/>
          <w:szCs w:val="18"/>
        </w:rPr>
        <w:t>。</w:t>
      </w:r>
    </w:p>
    <w:p w14:paraId="45F3A7C6" w14:textId="77777777" w:rsidR="00C07B7E" w:rsidRPr="00B34535" w:rsidRDefault="00C07B7E" w:rsidP="00C07B7E">
      <w:pPr>
        <w:ind w:firstLine="420"/>
      </w:pPr>
    </w:p>
    <w:p w14:paraId="41644D19" w14:textId="11E25EF4" w:rsidR="009755EF" w:rsidRPr="007A7A6D" w:rsidRDefault="008A5F0F" w:rsidP="007A7A6D">
      <w:pPr>
        <w:pStyle w:val="Heading1"/>
        <w:ind w:firstLine="643"/>
        <w:rPr>
          <w:sz w:val="32"/>
          <w:szCs w:val="32"/>
        </w:rPr>
      </w:pPr>
      <w:r>
        <w:rPr>
          <w:rFonts w:hint="eastAsia"/>
          <w:sz w:val="32"/>
          <w:szCs w:val="32"/>
        </w:rPr>
        <w:lastRenderedPageBreak/>
        <w:t>总结</w:t>
      </w:r>
    </w:p>
    <w:p w14:paraId="712EF51C" w14:textId="77777777" w:rsidR="009755EF" w:rsidRPr="007A7A6D" w:rsidRDefault="009755EF" w:rsidP="009755EF">
      <w:pPr>
        <w:ind w:firstLine="640"/>
        <w:rPr>
          <w:sz w:val="32"/>
          <w:szCs w:val="32"/>
        </w:rPr>
      </w:pPr>
    </w:p>
    <w:sectPr w:rsidR="009755EF" w:rsidRPr="007A7A6D">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Zhe Liu" w:date="2024-01-21T19:52:00Z" w:initials="ZL">
    <w:p w14:paraId="20012833" w14:textId="77777777" w:rsidR="000A2BEA" w:rsidRDefault="000A2BEA" w:rsidP="000A2BEA">
      <w:pPr>
        <w:ind w:firstLine="320"/>
        <w:jc w:val="left"/>
      </w:pPr>
      <w:r>
        <w:rPr>
          <w:rStyle w:val="CommentReference"/>
        </w:rPr>
        <w:annotationRef/>
      </w:r>
      <w:r>
        <w:rPr>
          <w:rFonts w:hint="eastAsia"/>
          <w:sz w:val="20"/>
          <w:szCs w:val="20"/>
        </w:rPr>
        <w:t>我觉得小论文不要仅仅聚焦在合金上面。</w:t>
      </w:r>
    </w:p>
    <w:p w14:paraId="677001DE" w14:textId="77777777" w:rsidR="000A2BEA" w:rsidRDefault="000A2BEA" w:rsidP="000A2BEA">
      <w:pPr>
        <w:ind w:firstLine="420"/>
        <w:jc w:val="left"/>
      </w:pPr>
    </w:p>
    <w:p w14:paraId="4F049D94" w14:textId="77777777" w:rsidR="000A2BEA" w:rsidRDefault="000A2BEA" w:rsidP="000A2BEA">
      <w:pPr>
        <w:ind w:firstLine="400"/>
        <w:jc w:val="left"/>
      </w:pPr>
      <w:r>
        <w:rPr>
          <w:rFonts w:hint="eastAsia"/>
          <w:sz w:val="20"/>
          <w:szCs w:val="20"/>
        </w:rPr>
        <w:t>应该以解决共性问题入手，然后展开讨论。</w:t>
      </w:r>
    </w:p>
    <w:p w14:paraId="7F1E213C" w14:textId="77777777" w:rsidR="000A2BEA" w:rsidRDefault="000A2BEA" w:rsidP="000A2BEA">
      <w:pPr>
        <w:ind w:firstLine="420"/>
        <w:jc w:val="left"/>
      </w:pPr>
    </w:p>
    <w:p w14:paraId="0E3F1F7D" w14:textId="77777777" w:rsidR="000A2BEA" w:rsidRDefault="000A2BEA" w:rsidP="000A2BEA">
      <w:pPr>
        <w:ind w:firstLine="400"/>
        <w:jc w:val="left"/>
      </w:pPr>
      <w:r>
        <w:rPr>
          <w:rFonts w:hint="eastAsia"/>
          <w:sz w:val="20"/>
          <w:szCs w:val="20"/>
        </w:rPr>
        <w:t>我认为本文的特色是结合</w:t>
      </w:r>
      <w:r>
        <w:rPr>
          <w:rFonts w:hint="eastAsia"/>
          <w:sz w:val="20"/>
          <w:szCs w:val="20"/>
        </w:rPr>
        <w:t>RGPE</w:t>
      </w:r>
      <w:r>
        <w:rPr>
          <w:rFonts w:hint="eastAsia"/>
          <w:sz w:val="20"/>
          <w:szCs w:val="20"/>
        </w:rPr>
        <w:t>和</w:t>
      </w:r>
      <w:r>
        <w:rPr>
          <w:rFonts w:hint="eastAsia"/>
          <w:sz w:val="20"/>
          <w:szCs w:val="20"/>
        </w:rPr>
        <w:t xml:space="preserve">Data Sampling Strategy </w:t>
      </w:r>
      <w:r>
        <w:rPr>
          <w:rFonts w:hint="eastAsia"/>
          <w:sz w:val="20"/>
          <w:szCs w:val="20"/>
        </w:rPr>
        <w:t>（</w:t>
      </w:r>
      <w:r>
        <w:rPr>
          <w:rFonts w:hint="eastAsia"/>
          <w:sz w:val="20"/>
          <w:szCs w:val="20"/>
        </w:rPr>
        <w:t>Nature Commun</w:t>
      </w:r>
      <w:r>
        <w:rPr>
          <w:rFonts w:hint="eastAsia"/>
          <w:sz w:val="20"/>
          <w:szCs w:val="20"/>
        </w:rPr>
        <w:t>）的两个部分。</w:t>
      </w:r>
    </w:p>
  </w:comment>
  <w:comment w:id="4" w:author="Zhe Liu" w:date="2024-01-21T19:55:00Z" w:initials="ZL">
    <w:p w14:paraId="54AD4C20" w14:textId="77777777" w:rsidR="000A2BEA" w:rsidRDefault="000A2BEA" w:rsidP="000A2BEA">
      <w:pPr>
        <w:ind w:firstLine="320"/>
        <w:jc w:val="left"/>
      </w:pPr>
      <w:r>
        <w:rPr>
          <w:rStyle w:val="CommentReference"/>
        </w:rPr>
        <w:annotationRef/>
      </w:r>
      <w:r>
        <w:rPr>
          <w:rFonts w:hint="eastAsia"/>
          <w:sz w:val="20"/>
          <w:szCs w:val="20"/>
        </w:rPr>
        <w:t>如何有效的用最少数量的数据采样完成建模：</w:t>
      </w:r>
      <w:r>
        <w:rPr>
          <w:rFonts w:hint="eastAsia"/>
          <w:sz w:val="20"/>
          <w:szCs w:val="20"/>
        </w:rPr>
        <w:t>1</w:t>
      </w:r>
      <w:r>
        <w:rPr>
          <w:rFonts w:hint="eastAsia"/>
          <w:sz w:val="20"/>
          <w:szCs w:val="20"/>
        </w:rPr>
        <w:t>）贝叶斯采样；</w:t>
      </w:r>
      <w:r>
        <w:rPr>
          <w:rFonts w:hint="eastAsia"/>
          <w:sz w:val="20"/>
          <w:szCs w:val="20"/>
        </w:rPr>
        <w:t>2</w:t>
      </w:r>
      <w:r>
        <w:rPr>
          <w:rFonts w:hint="eastAsia"/>
          <w:sz w:val="20"/>
          <w:szCs w:val="20"/>
        </w:rPr>
        <w:t>）模型迁移</w:t>
      </w:r>
    </w:p>
  </w:comment>
  <w:comment w:id="2" w:author="Zhe Liu" w:date="2024-01-21T20:08:00Z" w:initials="ZL">
    <w:p w14:paraId="11444D59" w14:textId="77777777" w:rsidR="00C5538D" w:rsidRDefault="00C5538D" w:rsidP="00C5538D">
      <w:pPr>
        <w:ind w:firstLine="320"/>
        <w:jc w:val="left"/>
      </w:pPr>
      <w:r>
        <w:rPr>
          <w:rStyle w:val="CommentReference"/>
        </w:rPr>
        <w:annotationRef/>
      </w:r>
      <w:r>
        <w:rPr>
          <w:rFonts w:hint="eastAsia"/>
          <w:sz w:val="20"/>
          <w:szCs w:val="20"/>
        </w:rPr>
        <w:t>这个题目目前是针对合金的，可能需要通过实验验证来完成。同时不需要再出现其他测试数据和方法比较。结果导向的论文。</w:t>
      </w:r>
    </w:p>
  </w:comment>
  <w:comment w:id="26" w:author="Zhe Liu" w:date="2024-01-21T19:59:00Z" w:initials="ZL">
    <w:p w14:paraId="62AC6340" w14:textId="435B4A7F" w:rsidR="00C2473A" w:rsidRDefault="00C2473A" w:rsidP="00C2473A">
      <w:pPr>
        <w:ind w:firstLine="320"/>
        <w:jc w:val="left"/>
      </w:pPr>
      <w:r>
        <w:rPr>
          <w:rStyle w:val="CommentReference"/>
        </w:rPr>
        <w:annotationRef/>
      </w:r>
      <w:r>
        <w:rPr>
          <w:sz w:val="20"/>
          <w:szCs w:val="20"/>
        </w:rPr>
        <w:t>Introduction</w:t>
      </w:r>
    </w:p>
    <w:p w14:paraId="0A688B62" w14:textId="77777777" w:rsidR="00C2473A" w:rsidRDefault="00C2473A" w:rsidP="00C2473A">
      <w:pPr>
        <w:ind w:firstLine="420"/>
        <w:jc w:val="left"/>
      </w:pPr>
    </w:p>
    <w:p w14:paraId="67B7EF1D" w14:textId="77777777" w:rsidR="00C2473A" w:rsidRDefault="00C2473A" w:rsidP="00C2473A">
      <w:pPr>
        <w:ind w:firstLine="400"/>
        <w:jc w:val="left"/>
      </w:pPr>
      <w:r>
        <w:rPr>
          <w:rFonts w:hint="eastAsia"/>
          <w:sz w:val="20"/>
          <w:szCs w:val="20"/>
        </w:rPr>
        <w:t xml:space="preserve">1. ML for materials science has become an emerging and popular topic. </w:t>
      </w:r>
      <w:r>
        <w:rPr>
          <w:rFonts w:hint="eastAsia"/>
          <w:sz w:val="20"/>
          <w:szCs w:val="20"/>
        </w:rPr>
        <w:t>举例</w:t>
      </w:r>
      <w:r>
        <w:rPr>
          <w:rFonts w:hint="eastAsia"/>
          <w:sz w:val="20"/>
          <w:szCs w:val="20"/>
        </w:rPr>
        <w:t xml:space="preserve"> However, </w:t>
      </w:r>
      <w:r>
        <w:rPr>
          <w:sz w:val="20"/>
          <w:szCs w:val="20"/>
        </w:rPr>
        <w:t>data scarcity for building ML model for materials science.</w:t>
      </w:r>
    </w:p>
    <w:p w14:paraId="165D1470" w14:textId="77777777" w:rsidR="00C2473A" w:rsidRDefault="00C2473A" w:rsidP="00C2473A">
      <w:pPr>
        <w:ind w:firstLine="420"/>
        <w:jc w:val="left"/>
      </w:pPr>
    </w:p>
    <w:p w14:paraId="3BC98D3B" w14:textId="77777777" w:rsidR="00C2473A" w:rsidRDefault="00C2473A" w:rsidP="00C2473A">
      <w:pPr>
        <w:ind w:firstLine="420"/>
        <w:jc w:val="left"/>
        <w:rPr>
          <w:rFonts w:hint="eastAsia"/>
        </w:rPr>
      </w:pPr>
    </w:p>
  </w:comment>
  <w:comment w:id="27" w:author="Zhe Liu" w:date="2024-01-21T20:01:00Z" w:initials="ZL">
    <w:p w14:paraId="32C4FFC6" w14:textId="77777777" w:rsidR="00C2473A" w:rsidRDefault="00C2473A" w:rsidP="00C2473A">
      <w:pPr>
        <w:ind w:firstLine="320"/>
        <w:jc w:val="left"/>
      </w:pPr>
      <w:r>
        <w:rPr>
          <w:rStyle w:val="CommentReference"/>
        </w:rPr>
        <w:annotationRef/>
      </w:r>
      <w:r>
        <w:rPr>
          <w:sz w:val="20"/>
          <w:szCs w:val="20"/>
        </w:rPr>
        <w:t xml:space="preserve">2. </w:t>
      </w:r>
      <w:r>
        <w:rPr>
          <w:rFonts w:hint="eastAsia"/>
          <w:sz w:val="20"/>
          <w:szCs w:val="20"/>
        </w:rPr>
        <w:t>如何有效的用最少数量的数据采样完成建模：</w:t>
      </w:r>
      <w:r>
        <w:rPr>
          <w:rFonts w:hint="eastAsia"/>
          <w:sz w:val="20"/>
          <w:szCs w:val="20"/>
        </w:rPr>
        <w:t>1</w:t>
      </w:r>
      <w:r>
        <w:rPr>
          <w:rFonts w:hint="eastAsia"/>
          <w:sz w:val="20"/>
          <w:szCs w:val="20"/>
        </w:rPr>
        <w:t>）贝叶斯采样；</w:t>
      </w:r>
      <w:r>
        <w:rPr>
          <w:rFonts w:hint="eastAsia"/>
          <w:sz w:val="20"/>
          <w:szCs w:val="20"/>
        </w:rPr>
        <w:t>2</w:t>
      </w:r>
      <w:r>
        <w:rPr>
          <w:rFonts w:hint="eastAsia"/>
          <w:sz w:val="20"/>
          <w:szCs w:val="20"/>
        </w:rPr>
        <w:t>）模型迁移。</w:t>
      </w:r>
      <w:r>
        <w:rPr>
          <w:rFonts w:hint="eastAsia"/>
          <w:sz w:val="20"/>
          <w:szCs w:val="20"/>
        </w:rPr>
        <w:t xml:space="preserve"> </w:t>
      </w:r>
      <w:r>
        <w:rPr>
          <w:rFonts w:hint="eastAsia"/>
          <w:sz w:val="20"/>
          <w:szCs w:val="20"/>
        </w:rPr>
        <w:t>举例采样方法，举例模型迁移</w:t>
      </w:r>
    </w:p>
  </w:comment>
  <w:comment w:id="28" w:author="Zhe Liu" w:date="2024-01-21T20:02:00Z" w:initials="ZL">
    <w:p w14:paraId="4EA8C551" w14:textId="77777777" w:rsidR="00C5538D" w:rsidRDefault="00C2473A" w:rsidP="00C5538D">
      <w:pPr>
        <w:ind w:firstLine="320"/>
        <w:jc w:val="left"/>
      </w:pPr>
      <w:r>
        <w:rPr>
          <w:rStyle w:val="CommentReference"/>
        </w:rPr>
        <w:annotationRef/>
      </w:r>
      <w:r w:rsidR="00C5538D">
        <w:rPr>
          <w:rFonts w:hint="eastAsia"/>
          <w:sz w:val="20"/>
          <w:szCs w:val="20"/>
        </w:rPr>
        <w:t xml:space="preserve">3. </w:t>
      </w:r>
      <w:r w:rsidR="00C5538D">
        <w:rPr>
          <w:rFonts w:hint="eastAsia"/>
          <w:sz w:val="20"/>
          <w:szCs w:val="20"/>
        </w:rPr>
        <w:t>明确本文中要干什么？做哪些方面的研究？什么数据？</w:t>
      </w:r>
      <w:r w:rsidR="00C5538D">
        <w:rPr>
          <w:rFonts w:hint="eastAsia"/>
          <w:sz w:val="20"/>
          <w:szCs w:val="20"/>
        </w:rPr>
        <w:t xml:space="preserve"> </w:t>
      </w:r>
      <w:r w:rsidR="00C5538D">
        <w:rPr>
          <w:rFonts w:hint="eastAsia"/>
          <w:sz w:val="20"/>
          <w:szCs w:val="20"/>
        </w:rPr>
        <w:t>怎么样一个场景？预期那些结论？</w:t>
      </w:r>
    </w:p>
  </w:comment>
  <w:comment w:id="30" w:author="Zhe Liu" w:date="2024-01-21T20:05:00Z" w:initials="ZL">
    <w:p w14:paraId="04630D73" w14:textId="6AD7CFFB" w:rsidR="00C2473A" w:rsidRDefault="00C2473A" w:rsidP="00C2473A">
      <w:pPr>
        <w:ind w:firstLine="320"/>
        <w:jc w:val="left"/>
      </w:pPr>
      <w:r>
        <w:rPr>
          <w:rStyle w:val="CommentReference"/>
        </w:rPr>
        <w:annotationRef/>
      </w:r>
      <w:r>
        <w:rPr>
          <w:rFonts w:hint="eastAsia"/>
          <w:sz w:val="20"/>
          <w:szCs w:val="20"/>
        </w:rPr>
        <w:t>（先按这个顺序写，每个期刊有不同的顺序的要求，有可能在最后）</w:t>
      </w:r>
    </w:p>
    <w:p w14:paraId="67079DE9" w14:textId="77777777" w:rsidR="00C2473A" w:rsidRDefault="00C2473A" w:rsidP="00C2473A">
      <w:pPr>
        <w:ind w:firstLine="420"/>
        <w:jc w:val="left"/>
      </w:pPr>
    </w:p>
    <w:p w14:paraId="2A41E922" w14:textId="77777777" w:rsidR="00C2473A" w:rsidRDefault="00C2473A" w:rsidP="00C2473A">
      <w:pPr>
        <w:ind w:firstLine="400"/>
        <w:jc w:val="left"/>
      </w:pPr>
      <w:r>
        <w:rPr>
          <w:rFonts w:hint="eastAsia"/>
          <w:sz w:val="20"/>
          <w:szCs w:val="20"/>
        </w:rPr>
        <w:t>这段可以先写。注意一定要简明。</w:t>
      </w:r>
    </w:p>
    <w:p w14:paraId="3D998FFF" w14:textId="77777777" w:rsidR="00C2473A" w:rsidRDefault="00C2473A" w:rsidP="00C2473A">
      <w:pPr>
        <w:ind w:firstLine="420"/>
        <w:jc w:val="left"/>
      </w:pPr>
    </w:p>
    <w:p w14:paraId="473610E3" w14:textId="77777777" w:rsidR="00C2473A" w:rsidRDefault="00C2473A" w:rsidP="00C2473A">
      <w:pPr>
        <w:ind w:firstLine="400"/>
        <w:jc w:val="left"/>
      </w:pPr>
      <w:r>
        <w:rPr>
          <w:rFonts w:hint="eastAsia"/>
          <w:sz w:val="20"/>
          <w:szCs w:val="20"/>
        </w:rPr>
        <w:t>用到的模型迁移的方法</w:t>
      </w:r>
    </w:p>
    <w:p w14:paraId="0032B9D9" w14:textId="77777777" w:rsidR="00C2473A" w:rsidRDefault="00C2473A" w:rsidP="00C2473A">
      <w:pPr>
        <w:ind w:firstLine="400"/>
        <w:jc w:val="left"/>
      </w:pPr>
      <w:r>
        <w:rPr>
          <w:rFonts w:hint="eastAsia"/>
          <w:sz w:val="20"/>
          <w:szCs w:val="20"/>
        </w:rPr>
        <w:t>用到的取样方法</w:t>
      </w:r>
    </w:p>
    <w:p w14:paraId="35106418" w14:textId="77777777" w:rsidR="00C2473A" w:rsidRDefault="00C2473A" w:rsidP="00C2473A">
      <w:pPr>
        <w:ind w:firstLine="400"/>
        <w:jc w:val="left"/>
      </w:pPr>
      <w:r>
        <w:rPr>
          <w:rFonts w:hint="eastAsia"/>
          <w:sz w:val="20"/>
          <w:szCs w:val="20"/>
        </w:rPr>
        <w:t>主动学习</w:t>
      </w:r>
      <w:r>
        <w:rPr>
          <w:rFonts w:hint="eastAsia"/>
          <w:sz w:val="20"/>
          <w:szCs w:val="20"/>
        </w:rPr>
        <w:t>/</w:t>
      </w:r>
      <w:r>
        <w:rPr>
          <w:rFonts w:hint="eastAsia"/>
          <w:sz w:val="20"/>
          <w:szCs w:val="20"/>
        </w:rPr>
        <w:t>贝叶斯优化方法</w:t>
      </w:r>
    </w:p>
    <w:p w14:paraId="50DCB147" w14:textId="77777777" w:rsidR="00C2473A" w:rsidRDefault="00C2473A" w:rsidP="00C2473A">
      <w:pPr>
        <w:ind w:firstLine="420"/>
        <w:jc w:val="left"/>
      </w:pPr>
    </w:p>
    <w:p w14:paraId="237469D1" w14:textId="77777777" w:rsidR="00C2473A" w:rsidRDefault="00C2473A" w:rsidP="00C2473A">
      <w:pPr>
        <w:ind w:firstLine="400"/>
        <w:jc w:val="left"/>
      </w:pPr>
      <w:r>
        <w:rPr>
          <w:rFonts w:hint="eastAsia"/>
          <w:sz w:val="20"/>
          <w:szCs w:val="20"/>
        </w:rPr>
        <w:t>数据包括哪些？如何做测试？虚拟模型还是数据库。</w:t>
      </w:r>
    </w:p>
  </w:comment>
  <w:comment w:id="33" w:author="Zhe Liu" w:date="2024-01-21T20:07:00Z" w:initials="ZL">
    <w:p w14:paraId="784F5434" w14:textId="77777777" w:rsidR="00C5538D" w:rsidRDefault="00C2473A" w:rsidP="00C5538D">
      <w:pPr>
        <w:ind w:firstLine="320"/>
        <w:jc w:val="left"/>
      </w:pPr>
      <w:r>
        <w:rPr>
          <w:rStyle w:val="CommentReference"/>
        </w:rPr>
        <w:annotationRef/>
      </w:r>
      <w:r w:rsidR="00C5538D">
        <w:rPr>
          <w:rFonts w:hint="eastAsia"/>
          <w:sz w:val="20"/>
          <w:szCs w:val="20"/>
        </w:rPr>
        <w:t xml:space="preserve">1. </w:t>
      </w:r>
      <w:r w:rsidR="00C5538D">
        <w:rPr>
          <w:rFonts w:hint="eastAsia"/>
          <w:sz w:val="20"/>
          <w:szCs w:val="20"/>
        </w:rPr>
        <w:t>最重要的结果是什么？展示方法的核心？和为什么有效？采取测试函数阐明有效？</w:t>
      </w:r>
      <w:r w:rsidR="00C5538D">
        <w:rPr>
          <w:rFonts w:hint="eastAsia"/>
          <w:sz w:val="20"/>
          <w:szCs w:val="20"/>
        </w:rPr>
        <w:t xml:space="preserve"> </w:t>
      </w:r>
      <w:r w:rsidR="00C5538D">
        <w:rPr>
          <w:rFonts w:hint="eastAsia"/>
          <w:sz w:val="20"/>
          <w:szCs w:val="20"/>
        </w:rPr>
        <w:t>请具体说明设想和预期结论</w:t>
      </w:r>
    </w:p>
  </w:comment>
  <w:comment w:id="34" w:author="Zhe Liu" w:date="2024-01-21T20:09:00Z" w:initials="ZL">
    <w:p w14:paraId="5972858E" w14:textId="77777777" w:rsidR="00C5538D" w:rsidRDefault="00C5538D" w:rsidP="00C5538D">
      <w:pPr>
        <w:ind w:firstLine="320"/>
        <w:jc w:val="left"/>
      </w:pPr>
      <w:r>
        <w:rPr>
          <w:rStyle w:val="CommentReference"/>
        </w:rPr>
        <w:annotationRef/>
      </w:r>
      <w:r>
        <w:rPr>
          <w:rFonts w:hint="eastAsia"/>
          <w:sz w:val="20"/>
          <w:szCs w:val="20"/>
        </w:rPr>
        <w:t>方法不出现在解雇哦部分</w:t>
      </w:r>
    </w:p>
  </w:comment>
  <w:comment w:id="35" w:author="Zhe Liu" w:date="2024-01-21T20:10:00Z" w:initials="ZL">
    <w:p w14:paraId="29D5EF87" w14:textId="77777777" w:rsidR="00C5538D" w:rsidRDefault="00C5538D" w:rsidP="00C5538D">
      <w:pPr>
        <w:ind w:firstLine="320"/>
        <w:jc w:val="left"/>
      </w:pPr>
      <w:r>
        <w:rPr>
          <w:rStyle w:val="CommentReference"/>
        </w:rPr>
        <w:annotationRef/>
      </w:r>
      <w:r>
        <w:rPr>
          <w:rFonts w:hint="eastAsia"/>
          <w:sz w:val="20"/>
          <w:szCs w:val="20"/>
        </w:rPr>
        <w:t>同样每一张图的目的是什么，主要观察式神门，有没有结论。</w:t>
      </w:r>
    </w:p>
    <w:p w14:paraId="0F52D30E" w14:textId="77777777" w:rsidR="00C5538D" w:rsidRDefault="00C5538D" w:rsidP="00C5538D">
      <w:pPr>
        <w:ind w:firstLine="420"/>
        <w:jc w:val="left"/>
      </w:pPr>
    </w:p>
    <w:p w14:paraId="6E8FECE2" w14:textId="77777777" w:rsidR="00C5538D" w:rsidRDefault="00C5538D" w:rsidP="00C5538D">
      <w:pPr>
        <w:ind w:firstLine="420"/>
        <w:jc w:val="left"/>
      </w:pPr>
    </w:p>
  </w:comment>
  <w:comment w:id="36" w:author="Zhe Liu" w:date="2024-01-21T20:10:00Z" w:initials="ZL">
    <w:p w14:paraId="09795A2B" w14:textId="77777777" w:rsidR="00C5538D" w:rsidRDefault="00C5538D" w:rsidP="00C5538D">
      <w:pPr>
        <w:ind w:firstLine="320"/>
        <w:jc w:val="left"/>
      </w:pPr>
      <w:r>
        <w:rPr>
          <w:rStyle w:val="CommentReference"/>
        </w:rPr>
        <w:annotationRef/>
      </w:r>
      <w:r>
        <w:rPr>
          <w:rFonts w:hint="eastAsia"/>
          <w:sz w:val="20"/>
          <w:szCs w:val="20"/>
        </w:rPr>
        <w:t>同样问题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3F1F7D" w15:done="0"/>
  <w15:commentEx w15:paraId="54AD4C20" w15:paraIdParent="0E3F1F7D" w15:done="0"/>
  <w15:commentEx w15:paraId="11444D59" w15:done="0"/>
  <w15:commentEx w15:paraId="3BC98D3B" w15:done="0"/>
  <w15:commentEx w15:paraId="32C4FFC6" w15:paraIdParent="3BC98D3B" w15:done="0"/>
  <w15:commentEx w15:paraId="4EA8C551" w15:paraIdParent="3BC98D3B" w15:done="0"/>
  <w15:commentEx w15:paraId="237469D1" w15:done="0"/>
  <w15:commentEx w15:paraId="784F5434" w15:done="0"/>
  <w15:commentEx w15:paraId="5972858E" w15:done="0"/>
  <w15:commentEx w15:paraId="6E8FECE2" w15:done="0"/>
  <w15:commentEx w15:paraId="09795A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B43277B" w16cex:dateUtc="2024-01-21T11:52:00Z"/>
  <w16cex:commentExtensible w16cex:durableId="33876EB3" w16cex:dateUtc="2024-01-21T11:55:00Z"/>
  <w16cex:commentExtensible w16cex:durableId="2BF162B3" w16cex:dateUtc="2024-01-21T12:08:00Z"/>
  <w16cex:commentExtensible w16cex:durableId="594975FA" w16cex:dateUtc="2024-01-21T11:59:00Z"/>
  <w16cex:commentExtensible w16cex:durableId="1442F694" w16cex:dateUtc="2024-01-21T12:01:00Z"/>
  <w16cex:commentExtensible w16cex:durableId="090539D4" w16cex:dateUtc="2024-01-21T12:02:00Z"/>
  <w16cex:commentExtensible w16cex:durableId="045AF5A8" w16cex:dateUtc="2024-01-21T12:05:00Z"/>
  <w16cex:commentExtensible w16cex:durableId="4EC46CE8" w16cex:dateUtc="2024-01-21T12:07:00Z"/>
  <w16cex:commentExtensible w16cex:durableId="76DF30A7" w16cex:dateUtc="2024-01-21T12:09:00Z"/>
  <w16cex:commentExtensible w16cex:durableId="71B37EA1" w16cex:dateUtc="2024-01-21T12:10:00Z"/>
  <w16cex:commentExtensible w16cex:durableId="28DCE5EB" w16cex:dateUtc="2024-01-21T12: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3F1F7D" w16cid:durableId="5B43277B"/>
  <w16cid:commentId w16cid:paraId="54AD4C20" w16cid:durableId="33876EB3"/>
  <w16cid:commentId w16cid:paraId="11444D59" w16cid:durableId="2BF162B3"/>
  <w16cid:commentId w16cid:paraId="3BC98D3B" w16cid:durableId="594975FA"/>
  <w16cid:commentId w16cid:paraId="32C4FFC6" w16cid:durableId="1442F694"/>
  <w16cid:commentId w16cid:paraId="4EA8C551" w16cid:durableId="090539D4"/>
  <w16cid:commentId w16cid:paraId="237469D1" w16cid:durableId="045AF5A8"/>
  <w16cid:commentId w16cid:paraId="784F5434" w16cid:durableId="4EC46CE8"/>
  <w16cid:commentId w16cid:paraId="5972858E" w16cid:durableId="76DF30A7"/>
  <w16cid:commentId w16cid:paraId="6E8FECE2" w16cid:durableId="71B37EA1"/>
  <w16cid:commentId w16cid:paraId="09795A2B" w16cid:durableId="28DCE5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95B21" w14:textId="77777777" w:rsidR="00BB1C53" w:rsidRDefault="00BB1C53" w:rsidP="00BE52F2">
      <w:pPr>
        <w:ind w:firstLine="420"/>
      </w:pPr>
      <w:r>
        <w:separator/>
      </w:r>
    </w:p>
  </w:endnote>
  <w:endnote w:type="continuationSeparator" w:id="0">
    <w:p w14:paraId="5CDEEBDD" w14:textId="77777777" w:rsidR="00BB1C53" w:rsidRDefault="00BB1C53" w:rsidP="00BE52F2">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8B0B0" w14:textId="77777777" w:rsidR="00BE52F2" w:rsidRDefault="00BE52F2">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A4686" w14:textId="77777777" w:rsidR="00BE52F2" w:rsidRDefault="00BE52F2">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15EC6" w14:textId="77777777" w:rsidR="00BE52F2" w:rsidRDefault="00BE52F2">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41EC2" w14:textId="77777777" w:rsidR="00BB1C53" w:rsidRDefault="00BB1C53" w:rsidP="00BE52F2">
      <w:pPr>
        <w:ind w:firstLine="420"/>
      </w:pPr>
      <w:r>
        <w:separator/>
      </w:r>
    </w:p>
  </w:footnote>
  <w:footnote w:type="continuationSeparator" w:id="0">
    <w:p w14:paraId="49D3C1AF" w14:textId="77777777" w:rsidR="00BB1C53" w:rsidRDefault="00BB1C53" w:rsidP="00BE52F2">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B6BC8" w14:textId="77777777" w:rsidR="00BE52F2" w:rsidRDefault="00BE52F2">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44C0E" w14:textId="77777777" w:rsidR="00BE52F2" w:rsidRDefault="00BE52F2">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C63F9" w14:textId="77777777" w:rsidR="00BE52F2" w:rsidRDefault="00BE52F2">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83116"/>
    <w:multiLevelType w:val="multilevel"/>
    <w:tmpl w:val="916EBDCE"/>
    <w:numStyleLink w:val="1"/>
  </w:abstractNum>
  <w:abstractNum w:abstractNumId="1" w15:restartNumberingAfterBreak="0">
    <w:nsid w:val="2EE2464D"/>
    <w:multiLevelType w:val="hybridMultilevel"/>
    <w:tmpl w:val="577EE2FE"/>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2C747FB"/>
    <w:multiLevelType w:val="multilevel"/>
    <w:tmpl w:val="916EBDCE"/>
    <w:lvl w:ilvl="0">
      <w:start w:val="1"/>
      <w:numFmt w:val="upperRoman"/>
      <w:pStyle w:val="Heading1"/>
      <w:lvlText w:val="%1."/>
      <w:lvlJc w:val="left"/>
      <w:pPr>
        <w:ind w:left="0" w:firstLine="0"/>
      </w:pPr>
      <w:rPr>
        <w:rFonts w:hint="eastAsia"/>
      </w:rPr>
    </w:lvl>
    <w:lvl w:ilvl="1">
      <w:start w:val="1"/>
      <w:numFmt w:val="upperLetter"/>
      <w:pStyle w:val="Heading2"/>
      <w:lvlText w:val="%2."/>
      <w:lvlJc w:val="left"/>
      <w:pPr>
        <w:ind w:left="851" w:firstLine="0"/>
      </w:pPr>
      <w:rPr>
        <w:rFonts w:hint="eastAsia"/>
      </w:rPr>
    </w:lvl>
    <w:lvl w:ilvl="2">
      <w:start w:val="1"/>
      <w:numFmt w:val="decimal"/>
      <w:pStyle w:val="Heading3"/>
      <w:lvlText w:val="%3."/>
      <w:lvlJc w:val="left"/>
      <w:pPr>
        <w:ind w:left="1701" w:firstLine="0"/>
      </w:pPr>
      <w:rPr>
        <w:rFonts w:hint="eastAsia"/>
      </w:rPr>
    </w:lvl>
    <w:lvl w:ilvl="3">
      <w:start w:val="1"/>
      <w:numFmt w:val="lowerLetter"/>
      <w:pStyle w:val="Heading4"/>
      <w:lvlText w:val="%4)"/>
      <w:lvlJc w:val="left"/>
      <w:pPr>
        <w:ind w:left="2551" w:firstLine="0"/>
      </w:pPr>
      <w:rPr>
        <w:rFonts w:hint="eastAsia"/>
      </w:rPr>
    </w:lvl>
    <w:lvl w:ilvl="4">
      <w:start w:val="1"/>
      <w:numFmt w:val="decimal"/>
      <w:pStyle w:val="Heading5"/>
      <w:lvlText w:val="(%5)"/>
      <w:lvlJc w:val="left"/>
      <w:pPr>
        <w:ind w:left="3402" w:firstLine="0"/>
      </w:pPr>
      <w:rPr>
        <w:rFonts w:hint="eastAsia"/>
      </w:rPr>
    </w:lvl>
    <w:lvl w:ilvl="5">
      <w:start w:val="1"/>
      <w:numFmt w:val="lowerLetter"/>
      <w:pStyle w:val="Heading6"/>
      <w:lvlText w:val="(%6)"/>
      <w:lvlJc w:val="left"/>
      <w:pPr>
        <w:ind w:left="4252" w:firstLine="0"/>
      </w:pPr>
      <w:rPr>
        <w:rFonts w:hint="eastAsia"/>
      </w:rPr>
    </w:lvl>
    <w:lvl w:ilvl="6">
      <w:start w:val="1"/>
      <w:numFmt w:val="lowerRoman"/>
      <w:pStyle w:val="Heading7"/>
      <w:lvlText w:val="(%7)"/>
      <w:lvlJc w:val="left"/>
      <w:pPr>
        <w:ind w:left="5102" w:firstLine="0"/>
      </w:pPr>
      <w:rPr>
        <w:rFonts w:hint="eastAsia"/>
      </w:rPr>
    </w:lvl>
    <w:lvl w:ilvl="7">
      <w:start w:val="1"/>
      <w:numFmt w:val="lowerLetter"/>
      <w:pStyle w:val="Heading8"/>
      <w:lvlText w:val="(%8)"/>
      <w:lvlJc w:val="left"/>
      <w:pPr>
        <w:ind w:left="5953" w:firstLine="0"/>
      </w:pPr>
      <w:rPr>
        <w:rFonts w:hint="eastAsia"/>
      </w:rPr>
    </w:lvl>
    <w:lvl w:ilvl="8">
      <w:start w:val="1"/>
      <w:numFmt w:val="lowerRoman"/>
      <w:pStyle w:val="Heading9"/>
      <w:lvlText w:val="(%9)"/>
      <w:lvlJc w:val="left"/>
      <w:pPr>
        <w:ind w:left="6803" w:firstLine="0"/>
      </w:pPr>
      <w:rPr>
        <w:rFonts w:hint="eastAsia"/>
      </w:rPr>
    </w:lvl>
  </w:abstractNum>
  <w:abstractNum w:abstractNumId="3" w15:restartNumberingAfterBreak="0">
    <w:nsid w:val="373D6A7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B77143D"/>
    <w:multiLevelType w:val="hybridMultilevel"/>
    <w:tmpl w:val="33B03238"/>
    <w:lvl w:ilvl="0" w:tplc="04090015">
      <w:start w:val="1"/>
      <w:numFmt w:val="upp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C6A6862"/>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6" w15:restartNumberingAfterBreak="0">
    <w:nsid w:val="3ED95A35"/>
    <w:multiLevelType w:val="hybridMultilevel"/>
    <w:tmpl w:val="B434C72E"/>
    <w:lvl w:ilvl="0" w:tplc="04090015">
      <w:start w:val="1"/>
      <w:numFmt w:val="upperLetter"/>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6C76A47"/>
    <w:multiLevelType w:val="multilevel"/>
    <w:tmpl w:val="24D462F0"/>
    <w:lvl w:ilvl="0">
      <w:start w:val="1"/>
      <w:numFmt w:val="upperRoman"/>
      <w:lvlText w:val="%1."/>
      <w:lvlJc w:val="left"/>
      <w:pPr>
        <w:ind w:left="0" w:firstLine="0"/>
      </w:pPr>
    </w:lvl>
    <w:lvl w:ilvl="1">
      <w:start w:val="1"/>
      <w:numFmt w:val="upperLetter"/>
      <w:lvlText w:val="%2."/>
      <w:lvlJc w:val="left"/>
      <w:pPr>
        <w:ind w:left="851" w:firstLine="0"/>
      </w:pPr>
    </w:lvl>
    <w:lvl w:ilvl="2">
      <w:start w:val="1"/>
      <w:numFmt w:val="decimal"/>
      <w:lvlText w:val="%3."/>
      <w:lvlJc w:val="left"/>
      <w:pPr>
        <w:ind w:left="1701" w:firstLine="0"/>
      </w:pPr>
    </w:lvl>
    <w:lvl w:ilvl="3">
      <w:start w:val="1"/>
      <w:numFmt w:val="lowerLetter"/>
      <w:lvlText w:val="%4)"/>
      <w:lvlJc w:val="left"/>
      <w:pPr>
        <w:ind w:left="2551" w:firstLine="0"/>
      </w:pPr>
    </w:lvl>
    <w:lvl w:ilvl="4">
      <w:start w:val="1"/>
      <w:numFmt w:val="decimal"/>
      <w:lvlText w:val="(%5)"/>
      <w:lvlJc w:val="left"/>
      <w:pPr>
        <w:ind w:left="3402" w:firstLine="0"/>
      </w:pPr>
    </w:lvl>
    <w:lvl w:ilvl="5">
      <w:start w:val="1"/>
      <w:numFmt w:val="lowerLetter"/>
      <w:lvlText w:val="(%6)"/>
      <w:lvlJc w:val="left"/>
      <w:pPr>
        <w:ind w:left="4252" w:firstLine="0"/>
      </w:pPr>
    </w:lvl>
    <w:lvl w:ilvl="6">
      <w:start w:val="1"/>
      <w:numFmt w:val="lowerRoman"/>
      <w:lvlText w:val="(%7)"/>
      <w:lvlJc w:val="left"/>
      <w:pPr>
        <w:ind w:left="5102" w:firstLine="0"/>
      </w:pPr>
    </w:lvl>
    <w:lvl w:ilvl="7">
      <w:start w:val="1"/>
      <w:numFmt w:val="lowerLetter"/>
      <w:lvlText w:val="(%8)"/>
      <w:lvlJc w:val="left"/>
      <w:pPr>
        <w:ind w:left="5953" w:firstLine="0"/>
      </w:pPr>
    </w:lvl>
    <w:lvl w:ilvl="8">
      <w:start w:val="1"/>
      <w:numFmt w:val="lowerRoman"/>
      <w:lvlText w:val="(%9)"/>
      <w:lvlJc w:val="left"/>
      <w:pPr>
        <w:ind w:left="6803" w:firstLine="0"/>
      </w:pPr>
    </w:lvl>
  </w:abstractNum>
  <w:abstractNum w:abstractNumId="8" w15:restartNumberingAfterBreak="0">
    <w:nsid w:val="7CE40A63"/>
    <w:multiLevelType w:val="multilevel"/>
    <w:tmpl w:val="916EBDCE"/>
    <w:styleLink w:val="1"/>
    <w:lvl w:ilvl="0">
      <w:start w:val="1"/>
      <w:numFmt w:val="upperRoman"/>
      <w:lvlText w:val="%1."/>
      <w:lvlJc w:val="left"/>
      <w:pPr>
        <w:ind w:left="0" w:firstLine="0"/>
      </w:pPr>
      <w:rPr>
        <w:rFonts w:hint="eastAsia"/>
      </w:rPr>
    </w:lvl>
    <w:lvl w:ilvl="1">
      <w:start w:val="1"/>
      <w:numFmt w:val="upperLetter"/>
      <w:lvlText w:val="%2."/>
      <w:lvlJc w:val="left"/>
      <w:pPr>
        <w:ind w:left="851" w:firstLine="0"/>
      </w:pPr>
      <w:rPr>
        <w:rFonts w:hint="eastAsia"/>
      </w:rPr>
    </w:lvl>
    <w:lvl w:ilvl="2">
      <w:start w:val="1"/>
      <w:numFmt w:val="decimal"/>
      <w:lvlText w:val="%3."/>
      <w:lvlJc w:val="left"/>
      <w:pPr>
        <w:ind w:left="1701" w:firstLine="0"/>
      </w:pPr>
      <w:rPr>
        <w:rFonts w:hint="eastAsia"/>
      </w:rPr>
    </w:lvl>
    <w:lvl w:ilvl="3">
      <w:start w:val="1"/>
      <w:numFmt w:val="lowerLetter"/>
      <w:lvlText w:val="%4)"/>
      <w:lvlJc w:val="left"/>
      <w:pPr>
        <w:ind w:left="2551" w:firstLine="0"/>
      </w:pPr>
      <w:rPr>
        <w:rFonts w:hint="eastAsia"/>
      </w:rPr>
    </w:lvl>
    <w:lvl w:ilvl="4">
      <w:start w:val="1"/>
      <w:numFmt w:val="decimal"/>
      <w:lvlText w:val="(%5)"/>
      <w:lvlJc w:val="left"/>
      <w:pPr>
        <w:ind w:left="3402" w:firstLine="0"/>
      </w:pPr>
      <w:rPr>
        <w:rFonts w:hint="eastAsia"/>
      </w:rPr>
    </w:lvl>
    <w:lvl w:ilvl="5">
      <w:start w:val="1"/>
      <w:numFmt w:val="lowerLetter"/>
      <w:lvlText w:val="(%6)"/>
      <w:lvlJc w:val="left"/>
      <w:pPr>
        <w:ind w:left="4252" w:firstLine="0"/>
      </w:pPr>
      <w:rPr>
        <w:rFonts w:hint="eastAsia"/>
      </w:rPr>
    </w:lvl>
    <w:lvl w:ilvl="6">
      <w:start w:val="1"/>
      <w:numFmt w:val="lowerRoman"/>
      <w:lvlText w:val="(%7)"/>
      <w:lvlJc w:val="left"/>
      <w:pPr>
        <w:ind w:left="5102" w:firstLine="0"/>
      </w:pPr>
      <w:rPr>
        <w:rFonts w:hint="eastAsia"/>
      </w:rPr>
    </w:lvl>
    <w:lvl w:ilvl="7">
      <w:start w:val="1"/>
      <w:numFmt w:val="lowerLetter"/>
      <w:lvlText w:val="(%8)"/>
      <w:lvlJc w:val="left"/>
      <w:pPr>
        <w:ind w:left="5953" w:firstLine="0"/>
      </w:pPr>
      <w:rPr>
        <w:rFonts w:hint="eastAsia"/>
      </w:rPr>
    </w:lvl>
    <w:lvl w:ilvl="8">
      <w:start w:val="1"/>
      <w:numFmt w:val="lowerRoman"/>
      <w:lvlText w:val="(%9)"/>
      <w:lvlJc w:val="left"/>
      <w:pPr>
        <w:ind w:left="6803" w:firstLine="0"/>
      </w:pPr>
      <w:rPr>
        <w:rFonts w:hint="eastAsia"/>
      </w:rPr>
    </w:lvl>
  </w:abstractNum>
  <w:num w:numId="1" w16cid:durableId="979573353">
    <w:abstractNumId w:val="7"/>
  </w:num>
  <w:num w:numId="2" w16cid:durableId="1822500780">
    <w:abstractNumId w:val="1"/>
  </w:num>
  <w:num w:numId="3" w16cid:durableId="1393693474">
    <w:abstractNumId w:val="3"/>
  </w:num>
  <w:num w:numId="4" w16cid:durableId="879980045">
    <w:abstractNumId w:val="4"/>
  </w:num>
  <w:num w:numId="5" w16cid:durableId="1982884265">
    <w:abstractNumId w:val="6"/>
  </w:num>
  <w:num w:numId="6" w16cid:durableId="410205018">
    <w:abstractNumId w:val="5"/>
  </w:num>
  <w:num w:numId="7" w16cid:durableId="171144607">
    <w:abstractNumId w:val="2"/>
  </w:num>
  <w:num w:numId="8" w16cid:durableId="909194154">
    <w:abstractNumId w:val="8"/>
  </w:num>
  <w:num w:numId="9" w16cid:durableId="64443516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e Liu">
    <w15:presenceInfo w15:providerId="None" w15:userId="Zhe Li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1"/>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655"/>
    <w:rsid w:val="00020D1F"/>
    <w:rsid w:val="000868E6"/>
    <w:rsid w:val="000A2BEA"/>
    <w:rsid w:val="000B0540"/>
    <w:rsid w:val="00132E8C"/>
    <w:rsid w:val="001821FE"/>
    <w:rsid w:val="001D66D0"/>
    <w:rsid w:val="00206DE9"/>
    <w:rsid w:val="00233769"/>
    <w:rsid w:val="00247124"/>
    <w:rsid w:val="00261800"/>
    <w:rsid w:val="00274AD4"/>
    <w:rsid w:val="002958D5"/>
    <w:rsid w:val="00324244"/>
    <w:rsid w:val="00340A32"/>
    <w:rsid w:val="003D4AE3"/>
    <w:rsid w:val="00441EF6"/>
    <w:rsid w:val="00472BF9"/>
    <w:rsid w:val="004B2AD7"/>
    <w:rsid w:val="004D03D9"/>
    <w:rsid w:val="004D6D26"/>
    <w:rsid w:val="005B23DB"/>
    <w:rsid w:val="005C4655"/>
    <w:rsid w:val="006F6165"/>
    <w:rsid w:val="00736FEA"/>
    <w:rsid w:val="0077148D"/>
    <w:rsid w:val="007A7A6D"/>
    <w:rsid w:val="007E7DD5"/>
    <w:rsid w:val="00831DD8"/>
    <w:rsid w:val="00847759"/>
    <w:rsid w:val="00855DBB"/>
    <w:rsid w:val="00860798"/>
    <w:rsid w:val="008A5F0F"/>
    <w:rsid w:val="00902097"/>
    <w:rsid w:val="00943D03"/>
    <w:rsid w:val="00957946"/>
    <w:rsid w:val="009755EF"/>
    <w:rsid w:val="009830FA"/>
    <w:rsid w:val="009B7E3F"/>
    <w:rsid w:val="009E0E60"/>
    <w:rsid w:val="009E4314"/>
    <w:rsid w:val="00A04059"/>
    <w:rsid w:val="00B34535"/>
    <w:rsid w:val="00BB1C53"/>
    <w:rsid w:val="00BE2AA0"/>
    <w:rsid w:val="00BE52F2"/>
    <w:rsid w:val="00C07B7E"/>
    <w:rsid w:val="00C2473A"/>
    <w:rsid w:val="00C36475"/>
    <w:rsid w:val="00C5538D"/>
    <w:rsid w:val="00C812C9"/>
    <w:rsid w:val="00CB2D31"/>
    <w:rsid w:val="00CC534B"/>
    <w:rsid w:val="00D20023"/>
    <w:rsid w:val="00D43E0F"/>
    <w:rsid w:val="00D71BEC"/>
    <w:rsid w:val="00D879F8"/>
    <w:rsid w:val="00D9436C"/>
    <w:rsid w:val="00DB4006"/>
    <w:rsid w:val="00DB63ED"/>
    <w:rsid w:val="00EE3ED4"/>
    <w:rsid w:val="00F40C56"/>
    <w:rsid w:val="00F44CA2"/>
    <w:rsid w:val="00F616A7"/>
    <w:rsid w:val="00F76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D8304A"/>
  <w15:chartTrackingRefBased/>
  <w15:docId w15:val="{EC434CE8-CFF2-4874-897B-8C9245472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color w:val="000000"/>
        <w:kern w:val="2"/>
        <w:sz w:val="21"/>
        <w:szCs w:val="21"/>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2C9"/>
    <w:pPr>
      <w:widowControl w:val="0"/>
      <w:ind w:firstLineChars="200" w:firstLine="200"/>
      <w:jc w:val="both"/>
    </w:pPr>
  </w:style>
  <w:style w:type="paragraph" w:styleId="Heading1">
    <w:name w:val="heading 1"/>
    <w:basedOn w:val="Normal"/>
    <w:next w:val="Normal"/>
    <w:link w:val="Heading1Char"/>
    <w:uiPriority w:val="9"/>
    <w:qFormat/>
    <w:rsid w:val="00020D1F"/>
    <w:pPr>
      <w:keepNext/>
      <w:keepLines/>
      <w:numPr>
        <w:numId w:val="7"/>
      </w:numPr>
      <w:spacing w:before="340" w:after="330" w:line="578" w:lineRule="auto"/>
      <w:ind w:firstLineChars="0"/>
      <w:outlineLvl w:val="0"/>
    </w:pPr>
    <w:rPr>
      <w:b/>
      <w:bCs/>
      <w:kern w:val="44"/>
      <w:sz w:val="44"/>
      <w:szCs w:val="44"/>
    </w:rPr>
  </w:style>
  <w:style w:type="paragraph" w:styleId="Heading2">
    <w:name w:val="heading 2"/>
    <w:basedOn w:val="Normal"/>
    <w:next w:val="Normal"/>
    <w:link w:val="Heading2Char"/>
    <w:uiPriority w:val="9"/>
    <w:unhideWhenUsed/>
    <w:qFormat/>
    <w:rsid w:val="00020D1F"/>
    <w:pPr>
      <w:keepNext/>
      <w:keepLines/>
      <w:numPr>
        <w:ilvl w:val="1"/>
        <w:numId w:val="7"/>
      </w:numPr>
      <w:spacing w:before="260" w:after="260" w:line="416" w:lineRule="auto"/>
      <w:ind w:firstLineChars="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020D1F"/>
    <w:pPr>
      <w:keepNext/>
      <w:keepLines/>
      <w:numPr>
        <w:ilvl w:val="2"/>
        <w:numId w:val="7"/>
      </w:numPr>
      <w:spacing w:before="260" w:after="260" w:line="416" w:lineRule="auto"/>
      <w:ind w:firstLineChars="0"/>
      <w:outlineLvl w:val="2"/>
    </w:pPr>
    <w:rPr>
      <w:b/>
      <w:bCs/>
      <w:sz w:val="32"/>
      <w:szCs w:val="32"/>
    </w:rPr>
  </w:style>
  <w:style w:type="paragraph" w:styleId="Heading4">
    <w:name w:val="heading 4"/>
    <w:basedOn w:val="Normal"/>
    <w:next w:val="Normal"/>
    <w:link w:val="Heading4Char"/>
    <w:uiPriority w:val="9"/>
    <w:unhideWhenUsed/>
    <w:qFormat/>
    <w:rsid w:val="00020D1F"/>
    <w:pPr>
      <w:keepNext/>
      <w:keepLines/>
      <w:numPr>
        <w:ilvl w:val="3"/>
        <w:numId w:val="7"/>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020D1F"/>
    <w:pPr>
      <w:keepNext/>
      <w:keepLines/>
      <w:numPr>
        <w:ilvl w:val="4"/>
        <w:numId w:val="7"/>
      </w:numPr>
      <w:spacing w:before="280" w:after="290" w:line="376" w:lineRule="auto"/>
      <w:ind w:firstLineChars="0"/>
      <w:outlineLvl w:val="4"/>
    </w:pPr>
    <w:rPr>
      <w:b/>
      <w:bCs/>
      <w:sz w:val="28"/>
      <w:szCs w:val="28"/>
    </w:rPr>
  </w:style>
  <w:style w:type="paragraph" w:styleId="Heading6">
    <w:name w:val="heading 6"/>
    <w:basedOn w:val="Normal"/>
    <w:next w:val="Normal"/>
    <w:link w:val="Heading6Char"/>
    <w:uiPriority w:val="9"/>
    <w:semiHidden/>
    <w:unhideWhenUsed/>
    <w:qFormat/>
    <w:rsid w:val="00020D1F"/>
    <w:pPr>
      <w:keepNext/>
      <w:keepLines/>
      <w:numPr>
        <w:ilvl w:val="5"/>
        <w:numId w:val="7"/>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020D1F"/>
    <w:pPr>
      <w:keepNext/>
      <w:keepLines/>
      <w:numPr>
        <w:ilvl w:val="6"/>
        <w:numId w:val="7"/>
      </w:numPr>
      <w:spacing w:before="240" w:after="64" w:line="320" w:lineRule="auto"/>
      <w:ind w:firstLineChars="0"/>
      <w:outlineLvl w:val="6"/>
    </w:pPr>
    <w:rPr>
      <w:b/>
      <w:bCs/>
      <w:sz w:val="24"/>
      <w:szCs w:val="24"/>
    </w:rPr>
  </w:style>
  <w:style w:type="paragraph" w:styleId="Heading8">
    <w:name w:val="heading 8"/>
    <w:basedOn w:val="Normal"/>
    <w:next w:val="Normal"/>
    <w:link w:val="Heading8Char"/>
    <w:uiPriority w:val="9"/>
    <w:semiHidden/>
    <w:unhideWhenUsed/>
    <w:qFormat/>
    <w:rsid w:val="00020D1F"/>
    <w:pPr>
      <w:keepNext/>
      <w:keepLines/>
      <w:numPr>
        <w:ilvl w:val="7"/>
        <w:numId w:val="7"/>
      </w:numPr>
      <w:spacing w:before="240" w:after="64" w:line="320" w:lineRule="auto"/>
      <w:ind w:firstLineChars="0"/>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020D1F"/>
    <w:pPr>
      <w:keepNext/>
      <w:keepLines/>
      <w:numPr>
        <w:ilvl w:val="8"/>
        <w:numId w:val="7"/>
      </w:numPr>
      <w:spacing w:before="240" w:after="64" w:line="320" w:lineRule="auto"/>
      <w:ind w:firstLineChars="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0D1F"/>
    <w:rPr>
      <w:b/>
      <w:bCs/>
      <w:kern w:val="44"/>
      <w:sz w:val="44"/>
      <w:szCs w:val="44"/>
    </w:rPr>
  </w:style>
  <w:style w:type="paragraph" w:styleId="Title">
    <w:name w:val="Title"/>
    <w:basedOn w:val="Normal"/>
    <w:next w:val="Normal"/>
    <w:link w:val="TitleChar"/>
    <w:uiPriority w:val="10"/>
    <w:qFormat/>
    <w:rsid w:val="00020D1F"/>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020D1F"/>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uiPriority w:val="9"/>
    <w:rsid w:val="00020D1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020D1F"/>
    <w:rPr>
      <w:b/>
      <w:bCs/>
      <w:sz w:val="32"/>
      <w:szCs w:val="32"/>
    </w:rPr>
  </w:style>
  <w:style w:type="character" w:customStyle="1" w:styleId="Heading4Char">
    <w:name w:val="Heading 4 Char"/>
    <w:basedOn w:val="DefaultParagraphFont"/>
    <w:link w:val="Heading4"/>
    <w:uiPriority w:val="9"/>
    <w:rsid w:val="00020D1F"/>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020D1F"/>
    <w:rPr>
      <w:b/>
      <w:bCs/>
      <w:sz w:val="28"/>
      <w:szCs w:val="28"/>
    </w:rPr>
  </w:style>
  <w:style w:type="character" w:customStyle="1" w:styleId="Heading6Char">
    <w:name w:val="Heading 6 Char"/>
    <w:basedOn w:val="DefaultParagraphFont"/>
    <w:link w:val="Heading6"/>
    <w:uiPriority w:val="9"/>
    <w:semiHidden/>
    <w:rsid w:val="00020D1F"/>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020D1F"/>
    <w:rPr>
      <w:b/>
      <w:bCs/>
      <w:sz w:val="24"/>
      <w:szCs w:val="24"/>
    </w:rPr>
  </w:style>
  <w:style w:type="character" w:customStyle="1" w:styleId="Heading8Char">
    <w:name w:val="Heading 8 Char"/>
    <w:basedOn w:val="DefaultParagraphFont"/>
    <w:link w:val="Heading8"/>
    <w:uiPriority w:val="9"/>
    <w:semiHidden/>
    <w:rsid w:val="00020D1F"/>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020D1F"/>
    <w:rPr>
      <w:rFonts w:asciiTheme="majorHAnsi" w:eastAsiaTheme="majorEastAsia" w:hAnsiTheme="majorHAnsi" w:cstheme="majorBidi"/>
    </w:rPr>
  </w:style>
  <w:style w:type="paragraph" w:styleId="ListParagraph">
    <w:name w:val="List Paragraph"/>
    <w:basedOn w:val="Normal"/>
    <w:uiPriority w:val="34"/>
    <w:qFormat/>
    <w:rsid w:val="00020D1F"/>
    <w:pPr>
      <w:ind w:firstLine="420"/>
    </w:pPr>
  </w:style>
  <w:style w:type="paragraph" w:styleId="Header">
    <w:name w:val="header"/>
    <w:basedOn w:val="Normal"/>
    <w:link w:val="HeaderChar"/>
    <w:uiPriority w:val="99"/>
    <w:unhideWhenUsed/>
    <w:rsid w:val="00BE52F2"/>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E52F2"/>
    <w:rPr>
      <w:sz w:val="18"/>
      <w:szCs w:val="18"/>
    </w:rPr>
  </w:style>
  <w:style w:type="paragraph" w:styleId="Footer">
    <w:name w:val="footer"/>
    <w:basedOn w:val="Normal"/>
    <w:link w:val="FooterChar"/>
    <w:uiPriority w:val="99"/>
    <w:unhideWhenUsed/>
    <w:rsid w:val="00BE52F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E52F2"/>
    <w:rPr>
      <w:sz w:val="18"/>
      <w:szCs w:val="18"/>
    </w:rPr>
  </w:style>
  <w:style w:type="numbering" w:customStyle="1" w:styleId="1">
    <w:name w:val="样式1"/>
    <w:uiPriority w:val="99"/>
    <w:rsid w:val="000868E6"/>
    <w:pPr>
      <w:numPr>
        <w:numId w:val="8"/>
      </w:numPr>
    </w:pPr>
  </w:style>
  <w:style w:type="paragraph" w:styleId="Revision">
    <w:name w:val="Revision"/>
    <w:hidden/>
    <w:uiPriority w:val="99"/>
    <w:semiHidden/>
    <w:rsid w:val="000A2BEA"/>
  </w:style>
  <w:style w:type="character" w:styleId="CommentReference">
    <w:name w:val="annotation reference"/>
    <w:basedOn w:val="DefaultParagraphFont"/>
    <w:uiPriority w:val="99"/>
    <w:semiHidden/>
    <w:unhideWhenUsed/>
    <w:rsid w:val="000A2BEA"/>
    <w:rPr>
      <w:sz w:val="16"/>
      <w:szCs w:val="16"/>
    </w:rPr>
  </w:style>
  <w:style w:type="paragraph" w:styleId="CommentText">
    <w:name w:val="annotation text"/>
    <w:basedOn w:val="Normal"/>
    <w:link w:val="CommentTextChar"/>
    <w:uiPriority w:val="99"/>
    <w:semiHidden/>
    <w:unhideWhenUsed/>
    <w:rsid w:val="000A2BEA"/>
    <w:rPr>
      <w:sz w:val="20"/>
      <w:szCs w:val="20"/>
    </w:rPr>
  </w:style>
  <w:style w:type="character" w:customStyle="1" w:styleId="CommentTextChar">
    <w:name w:val="Comment Text Char"/>
    <w:basedOn w:val="DefaultParagraphFont"/>
    <w:link w:val="CommentText"/>
    <w:uiPriority w:val="99"/>
    <w:semiHidden/>
    <w:rsid w:val="000A2BEA"/>
    <w:rPr>
      <w:sz w:val="20"/>
      <w:szCs w:val="20"/>
    </w:rPr>
  </w:style>
  <w:style w:type="paragraph" w:styleId="CommentSubject">
    <w:name w:val="annotation subject"/>
    <w:basedOn w:val="CommentText"/>
    <w:next w:val="CommentText"/>
    <w:link w:val="CommentSubjectChar"/>
    <w:uiPriority w:val="99"/>
    <w:semiHidden/>
    <w:unhideWhenUsed/>
    <w:rsid w:val="000A2BEA"/>
    <w:rPr>
      <w:b/>
      <w:bCs/>
    </w:rPr>
  </w:style>
  <w:style w:type="character" w:customStyle="1" w:styleId="CommentSubjectChar">
    <w:name w:val="Comment Subject Char"/>
    <w:basedOn w:val="CommentTextChar"/>
    <w:link w:val="CommentSubject"/>
    <w:uiPriority w:val="99"/>
    <w:semiHidden/>
    <w:rsid w:val="000A2BE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3.xml"/><Relationship Id="rId10" Type="http://schemas.microsoft.com/office/2018/08/relationships/commentsExtensible" Target="commentsExtensible.xml"/><Relationship Id="rId19" Type="http://schemas.openxmlformats.org/officeDocument/2006/relationships/header" Target="head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oter" Target="footer2.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Pages>
  <Words>218</Words>
  <Characters>1246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离 迷</dc:creator>
  <cp:keywords/>
  <dc:description/>
  <cp:lastModifiedBy>Zhe Liu</cp:lastModifiedBy>
  <cp:revision>2</cp:revision>
  <dcterms:created xsi:type="dcterms:W3CDTF">2024-01-21T12:10:00Z</dcterms:created>
  <dcterms:modified xsi:type="dcterms:W3CDTF">2024-01-21T12:10:00Z</dcterms:modified>
</cp:coreProperties>
</file>