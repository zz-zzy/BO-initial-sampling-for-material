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FF6DA" w14:textId="799E3F9C" w:rsidR="005A6285" w:rsidRPr="0016296C" w:rsidRDefault="00597575" w:rsidP="0016296C">
      <w:pPr>
        <w:pStyle w:val="af0"/>
        <w:rPr>
          <w:rFonts w:ascii="Times New Roman" w:hAnsi="Times New Roman" w:cs="Times New Roman"/>
        </w:rPr>
      </w:pPr>
      <w:r w:rsidRPr="0016296C">
        <w:rPr>
          <w:rFonts w:ascii="Times New Roman" w:hAnsi="Times New Roman" w:cs="Times New Roman"/>
        </w:rPr>
        <w:t xml:space="preserve">Evaluation of </w:t>
      </w:r>
      <w:r w:rsidR="00AB493A" w:rsidRPr="0016296C">
        <w:rPr>
          <w:rFonts w:ascii="Times New Roman" w:hAnsi="Times New Roman" w:cs="Times New Roman"/>
        </w:rPr>
        <w:t>Initial Sampling Strategies for Bayesian Optimization</w:t>
      </w:r>
      <w:r w:rsidRPr="0016296C">
        <w:rPr>
          <w:rFonts w:ascii="Times New Roman" w:hAnsi="Times New Roman" w:cs="Times New Roman"/>
        </w:rPr>
        <w:t xml:space="preserve"> </w:t>
      </w:r>
      <w:r w:rsidR="00AB493A" w:rsidRPr="0016296C">
        <w:rPr>
          <w:rFonts w:ascii="Times New Roman" w:hAnsi="Times New Roman" w:cs="Times New Roman"/>
        </w:rPr>
        <w:t xml:space="preserve">Tasks </w:t>
      </w:r>
      <w:r w:rsidRPr="0016296C">
        <w:rPr>
          <w:rFonts w:ascii="Times New Roman" w:hAnsi="Times New Roman" w:cs="Times New Roman"/>
        </w:rPr>
        <w:t>in Material Science</w:t>
      </w:r>
    </w:p>
    <w:p w14:paraId="09C2125B" w14:textId="682B24F2" w:rsidR="002D3914" w:rsidRPr="0016296C" w:rsidRDefault="002D3914" w:rsidP="00BB23B2">
      <w:pPr>
        <w:ind w:firstLine="0"/>
        <w:rPr>
          <w:rStyle w:val="af2"/>
        </w:rPr>
      </w:pPr>
      <w:r w:rsidRPr="0016296C">
        <w:rPr>
          <w:rStyle w:val="af2"/>
        </w:rPr>
        <w:t>Abstrac</w:t>
      </w:r>
      <w:r w:rsidR="00997B7F" w:rsidRPr="0016296C">
        <w:rPr>
          <w:rStyle w:val="af2"/>
        </w:rPr>
        <w:t>t</w:t>
      </w:r>
    </w:p>
    <w:p w14:paraId="6D146C6A" w14:textId="2C54D89C" w:rsidR="00977A87" w:rsidRPr="00BB23B2" w:rsidRDefault="00977A87" w:rsidP="0016296C">
      <w:r w:rsidRPr="00BB23B2">
        <w:t xml:space="preserve">Compared to traditional experimental designs, Machine Learning-based optimization strategies, such as Bayesian optimization, have shown promising results in materials development tasks. </w:t>
      </w:r>
      <w:r w:rsidR="00821907" w:rsidRPr="00BB23B2">
        <w:t>Before commencing an optimization task, it is crucial to perform initial sampling to collect preliminary experimental data</w:t>
      </w:r>
      <w:r w:rsidRPr="00BB23B2">
        <w:t xml:space="preserve">, </w:t>
      </w:r>
      <w:r w:rsidR="00821907" w:rsidRPr="00BB23B2">
        <w:t>which then facilitates the construction of a machine learning model and indicates the subsequent optimization direction</w:t>
      </w:r>
      <w:r w:rsidRPr="00BB23B2">
        <w:t xml:space="preserve">. Most researchers tend to focus on the model and optimization strategies while overlooking the impact of the initial sampling strategy.  </w:t>
      </w:r>
    </w:p>
    <w:p w14:paraId="75E3C40D" w14:textId="31DFCE01" w:rsidR="00977A87" w:rsidRPr="00BB23B2" w:rsidRDefault="00977A87" w:rsidP="0016296C">
      <w:r w:rsidRPr="00BB23B2">
        <w:t>In this study, we propose two initial sampling strategies: Euclidean</w:t>
      </w:r>
      <w:r w:rsidR="007F09B5" w:rsidRPr="00BB23B2">
        <w:t xml:space="preserve"> </w:t>
      </w:r>
      <w:r w:rsidRPr="00BB23B2">
        <w:t>distance</w:t>
      </w:r>
      <w:r w:rsidR="00AE59E0" w:rsidRPr="00BB23B2">
        <w:t xml:space="preserve"> </w:t>
      </w:r>
      <w:r w:rsidRPr="00BB23B2">
        <w:t xml:space="preserve">sampling and </w:t>
      </w:r>
      <w:bookmarkStart w:id="0" w:name="_Hlk178528300"/>
      <w:r w:rsidR="007F09B5" w:rsidRPr="00BB23B2">
        <w:t>K</w:t>
      </w:r>
      <w:r w:rsidR="00484873" w:rsidRPr="00BB23B2">
        <w:t>nowledge</w:t>
      </w:r>
      <w:r w:rsidR="007F09B5" w:rsidRPr="00BB23B2">
        <w:t xml:space="preserve"> </w:t>
      </w:r>
      <w:r w:rsidRPr="00BB23B2">
        <w:t>transfer sampling</w:t>
      </w:r>
      <w:bookmarkEnd w:id="0"/>
      <w:r w:rsidRPr="00BB23B2">
        <w:t xml:space="preserve">. </w:t>
      </w:r>
      <w:r w:rsidR="00524659" w:rsidRPr="00BB23B2">
        <w:t>These two strategies can address different scenarios while initiating an optimization task. If we lack information about the task and need to start from scratch, Euclidean-distance sampling ensures that the initial sampling data is uniformly distributed acro</w:t>
      </w:r>
      <w:r w:rsidR="00A514BF" w:rsidRPr="00BB23B2">
        <w:t xml:space="preserve">ss </w:t>
      </w:r>
      <w:r w:rsidR="00524659" w:rsidRPr="00BB23B2">
        <w:t xml:space="preserve">the global space. Conversely, </w:t>
      </w:r>
      <w:r w:rsidR="00181765" w:rsidRPr="00BB23B2">
        <w:t>suppose we have pre-existing knowledge and databases. In that case,</w:t>
      </w:r>
      <w:r w:rsidR="00524659" w:rsidRPr="00BB23B2">
        <w:t xml:space="preserve"> knowledge-transfer sampling can transfer relevant knowledge to assist in the initial sampling for the target task, much like how materials experts select initial experimental settings for new material tasks based on past experiences.</w:t>
      </w:r>
    </w:p>
    <w:p w14:paraId="5266D9E5" w14:textId="68A2E60D" w:rsidR="008A140F" w:rsidRPr="00BB23B2" w:rsidRDefault="00CE51CC" w:rsidP="0016296C">
      <w:r w:rsidRPr="00BB23B2">
        <w:t xml:space="preserve">We evaluated our sampling methods on </w:t>
      </w:r>
      <w:r w:rsidR="00067CAD" w:rsidRPr="00BB23B2">
        <w:t>one</w:t>
      </w:r>
      <w:r w:rsidRPr="00BB23B2">
        <w:t xml:space="preserve"> benchmark function and two material datasets: the palladium-catalyzed aryl halide cross-coupling reaction dataset and the high-temperature alloy creep rupture life dataset.</w:t>
      </w:r>
      <w:r w:rsidR="0006571F" w:rsidRPr="00BB23B2">
        <w:t xml:space="preserve"> The results demonstrate that </w:t>
      </w:r>
      <w:r w:rsidR="00A554C9" w:rsidRPr="00BB23B2">
        <w:t>Euclidean-distance sampling</w:t>
      </w:r>
      <w:r w:rsidR="0006571F" w:rsidRPr="00BB23B2">
        <w:t xml:space="preserve"> not only enhances the stability of the initial model but also facilitates subsequent optimization. </w:t>
      </w:r>
      <w:r w:rsidR="00A554C9" w:rsidRPr="00BB23B2">
        <w:t>Knowledge-transfer sampling</w:t>
      </w:r>
      <w:r w:rsidR="0006571F" w:rsidRPr="00BB23B2">
        <w:t xml:space="preserve"> allows for the leveraging of knowledge from related data, aiding in the discovery of the global optimum.</w:t>
      </w:r>
      <w:r w:rsidR="008A140F" w:rsidRPr="00BB23B2">
        <w:rPr>
          <w:b/>
          <w:bCs/>
        </w:rPr>
        <w:t xml:space="preserve"> </w:t>
      </w:r>
    </w:p>
    <w:p w14:paraId="51BD00F4" w14:textId="0F2CB06D" w:rsidR="00065430" w:rsidRPr="00BB23B2" w:rsidRDefault="0022198D" w:rsidP="00BB23B2">
      <w:pPr>
        <w:pStyle w:val="1"/>
        <w:numPr>
          <w:ilvl w:val="0"/>
          <w:numId w:val="9"/>
        </w:numPr>
      </w:pPr>
      <w:r w:rsidRPr="00BB23B2">
        <w:t>I</w:t>
      </w:r>
      <w:r w:rsidRPr="0016296C">
        <w:t>ntroduction</w:t>
      </w:r>
    </w:p>
    <w:p w14:paraId="3023348B" w14:textId="0D9A0059" w:rsidR="00F50C65" w:rsidRPr="00BB23B2" w:rsidRDefault="00965F08" w:rsidP="0016296C">
      <w:ins w:id="1" w:author="离 迷" w:date="2024-10-20T16:46:00Z">
        <w:r w:rsidRPr="00BB23B2">
          <w:t xml:space="preserve">Machine learning (ML) has recently emerged at the forefront of accelerated materials research. As ML becomes more widely accessible to materials scientists, its integration into experimental design has become increasingly </w:t>
        </w:r>
      </w:ins>
      <w:ins w:id="2" w:author="离 迷" w:date="2024-10-28T17:04:00Z" w16du:dateUtc="2024-10-28T09:04:00Z">
        <w:r w:rsidR="00BD471F" w:rsidRPr="00BD471F">
          <w:t>commonplace</w:t>
        </w:r>
        <w:r w:rsidR="00BD471F">
          <w:rPr>
            <w:rFonts w:ascii="宋体" w:eastAsia="宋体" w:hAnsi="宋体" w:cs="宋体" w:hint="eastAsia"/>
          </w:rPr>
          <w:t>.</w:t>
        </w:r>
      </w:ins>
      <w:ins w:id="3" w:author="离 迷" w:date="2024-10-20T16:41:00Z" w16du:dateUtc="2024-10-20T08:41:00Z">
        <w:r w:rsidRPr="00BB23B2">
          <w:t xml:space="preserve"> </w:t>
        </w:r>
      </w:ins>
      <w:commentRangeStart w:id="4"/>
      <w:del w:id="5" w:author="离 迷" w:date="2024-10-20T16:48:00Z" w16du:dateUtc="2024-10-20T08:48:00Z">
        <w:r w:rsidR="0082369C" w:rsidRPr="00A15705" w:rsidDel="00965F08">
          <w:delText xml:space="preserve">In </w:delText>
        </w:r>
        <w:r w:rsidR="0082369C" w:rsidRPr="00BB23B2" w:rsidDel="00965F08">
          <w:rPr>
            <w:highlight w:val="yellow"/>
          </w:rPr>
          <w:delText>the development and design of materials experiments</w:delText>
        </w:r>
        <w:r w:rsidR="00F50C65" w:rsidRPr="00BB23B2" w:rsidDel="00965F08">
          <w:delText xml:space="preserve">, </w:delText>
        </w:r>
        <w:r w:rsidR="0082369C" w:rsidRPr="00BB23B2" w:rsidDel="00965F08">
          <w:delText>systematic optimization</w:delText>
        </w:r>
        <w:r w:rsidR="00F50C65" w:rsidRPr="00BB23B2" w:rsidDel="00965F08">
          <w:delText xml:space="preserve"> often involves hundreds </w:delText>
        </w:r>
        <w:r w:rsidR="0082369C" w:rsidRPr="00BB23B2" w:rsidDel="00965F08">
          <w:delText xml:space="preserve">and </w:delText>
        </w:r>
        <w:r w:rsidR="00F50C65" w:rsidRPr="00BB23B2" w:rsidDel="00965F08">
          <w:delText xml:space="preserve">thousands of experimental combinations due to high-dimensional variables, making it difficult to solve through brute force or conventional </w:delText>
        </w:r>
        <w:r w:rsidR="00F50C65" w:rsidRPr="00BB23B2" w:rsidDel="00965F08">
          <w:lastRenderedPageBreak/>
          <w:delText xml:space="preserve">experimental design. </w:delText>
        </w:r>
        <w:commentRangeEnd w:id="4"/>
        <w:r w:rsidR="0000127B" w:rsidRPr="00BB23B2" w:rsidDel="00965F08">
          <w:rPr>
            <w:rStyle w:val="ab"/>
          </w:rPr>
          <w:commentReference w:id="4"/>
        </w:r>
      </w:del>
      <w:ins w:id="6" w:author="离 迷" w:date="2024-10-20T16:48:00Z">
        <w:r w:rsidRPr="00BB23B2">
          <w:t xml:space="preserve">In materials experiment design, the need to optimize high-dimensional variables often results in </w:t>
        </w:r>
      </w:ins>
      <w:ins w:id="7" w:author="离 迷" w:date="2024-10-28T17:07:00Z">
        <w:r w:rsidR="00BD471F" w:rsidRPr="00BD471F">
          <w:rPr>
            <w:rFonts w:eastAsiaTheme="minorEastAsia"/>
          </w:rPr>
          <w:t>large design spaces</w:t>
        </w:r>
      </w:ins>
      <w:ins w:id="8" w:author="离 迷" w:date="2024-10-20T16:48:00Z">
        <w:r w:rsidRPr="00BB23B2">
          <w:t>, making brute force or traditional methods impractical</w:t>
        </w:r>
      </w:ins>
      <w:r w:rsidR="00A861D1"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 </w:instrText>
      </w:r>
      <w:r w:rsidR="0091372B" w:rsidRPr="00BB23B2">
        <w:fldChar w:fldCharType="begin">
          <w:fldData xml:space="preserve">PEVuZE5vdGU+PENpdGU+PEF1dGhvcj5TdGVpbjwvQXV0aG9yPjxZZWFyPjIwMTk8L1llYXI+PFJl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</w:fldData>
        </w:fldChar>
      </w:r>
      <w:r w:rsidR="0091372B" w:rsidRPr="00BB23B2">
        <w:instrText xml:space="preserve"> ADDIN EN.CITE.DATA </w:instrText>
      </w:r>
      <w:r w:rsidR="0091372B" w:rsidRPr="00BB23B2">
        <w:fldChar w:fldCharType="end"/>
      </w:r>
      <w:r w:rsidR="00A861D1" w:rsidRPr="00BB23B2">
        <w:fldChar w:fldCharType="separate"/>
      </w:r>
      <w:r w:rsidR="0091372B" w:rsidRPr="00BB23B2">
        <w:t>[1-4]</w:t>
      </w:r>
      <w:r w:rsidR="00A861D1" w:rsidRPr="00BB23B2">
        <w:fldChar w:fldCharType="end"/>
      </w:r>
      <w:ins w:id="9" w:author="离 迷" w:date="2024-10-20T16:48:00Z">
        <w:r w:rsidRPr="00BB23B2">
          <w:t>.</w:t>
        </w:r>
      </w:ins>
      <w:r w:rsidR="00F50C65" w:rsidRPr="00BB23B2">
        <w:t xml:space="preserve">By introducing </w:t>
      </w:r>
      <w:del w:id="10" w:author="离 迷" w:date="2024-10-20T16:46:00Z" w16du:dateUtc="2024-10-20T08:46:00Z">
        <w:r w:rsidR="00F50C65" w:rsidRPr="00BB23B2" w:rsidDel="00965F08">
          <w:delText>machine learning (</w:delText>
        </w:r>
      </w:del>
      <w:r w:rsidR="00F50C65" w:rsidRPr="00BB23B2">
        <w:t>ML</w:t>
      </w:r>
      <w:del w:id="11" w:author="离 迷" w:date="2024-10-20T16:46:00Z" w16du:dateUtc="2024-10-20T08:46:00Z">
        <w:r w:rsidR="00F50C65" w:rsidRPr="00BB23B2" w:rsidDel="00965F08">
          <w:delText>)</w:delText>
        </w:r>
      </w:del>
      <w:r w:rsidR="00F50C65" w:rsidRPr="00BB23B2">
        <w:t xml:space="preserve"> into the loop to guide material optimization tasks, it </w:t>
      </w:r>
      <w:ins w:id="12" w:author="离 迷" w:date="2024-10-28T17:36:00Z">
        <w:r w:rsidR="00DA5675" w:rsidRPr="00DA5675">
          <w:t>has been shown to effectively</w:t>
        </w:r>
      </w:ins>
      <w:del w:id="13" w:author="离 迷" w:date="2024-10-28T17:36:00Z" w16du:dateUtc="2024-10-28T09:36:00Z">
        <w:r w:rsidR="00F50C65" w:rsidRPr="00BB23B2" w:rsidDel="00DA5675">
          <w:delText xml:space="preserve">becomes possible </w:delText>
        </w:r>
        <w:r w:rsidR="00181765" w:rsidRPr="00BB23B2" w:rsidDel="00DA5675">
          <w:delText>to</w:delText>
        </w:r>
      </w:del>
      <w:r w:rsidR="00181765" w:rsidRPr="00BB23B2">
        <w:t xml:space="preserve"> explore complex search spaces and </w:t>
      </w:r>
      <w:ins w:id="14" w:author="离 迷" w:date="2024-10-28T17:37:00Z" w16du:dateUtc="2024-10-28T09:37:00Z">
        <w:r w:rsidR="00DA5675" w:rsidRPr="00BB23B2">
          <w:t>adaptively</w:t>
        </w:r>
        <w:r w:rsidR="00DA5675">
          <w:rPr>
            <w:rFonts w:eastAsiaTheme="minorEastAsia" w:hint="eastAsia"/>
          </w:rPr>
          <w:t xml:space="preserve"> </w:t>
        </w:r>
      </w:ins>
      <w:r w:rsidR="00181765" w:rsidRPr="00BB23B2">
        <w:t xml:space="preserve">avoid exhaustive enumeration </w:t>
      </w:r>
      <w:del w:id="15" w:author="离 迷" w:date="2024-10-28T17:36:00Z" w16du:dateUtc="2024-10-28T09:36:00Z">
        <w:r w:rsidR="00181765" w:rsidRPr="00BB23B2" w:rsidDel="00DA5675">
          <w:delText>adaptively</w:delText>
        </w:r>
      </w:del>
      <w:r w:rsidR="0091372B" w:rsidRPr="00BB23B2">
        <w:fldChar w:fldCharType="begin"/>
      </w:r>
      <w:r w:rsidR="0091372B" w:rsidRPr="00BB23B2">
        <w:instrText xml:space="preserve"> ADDIN EN.CITE &lt;EndNote&gt;&lt;Cite&gt;&lt;Author&gt;Box&lt;/Author&gt;&lt;Year&gt;2005&lt;/Year&gt;&lt;RecNum&gt;6&lt;/RecNum&gt;&lt;DisplayText&gt;[5, 6]&lt;/DisplayText&gt;&lt;record&gt;&lt;rec-number&gt;6&lt;/rec-number&gt;&lt;foreign-keys&gt;&lt;key app="EN" db-id="w99e5fpw0evf57esaruvxr2xaxexxs9rs995" timestamp="1729692541"&gt;6&lt;/key&gt;&lt;/foreign-keys&gt;&lt;ref-type name="Journal Article"&gt;17&lt;/ref-type&gt;&lt;contributors&gt;&lt;authors&gt;&lt;author&gt;Box, G.&lt;/author&gt;&lt;author&gt;Hunter, J.&lt;/author&gt;&lt;author&gt;Hunter, W. G.&lt;/author&gt;&lt;/authors&gt;&lt;/contributors&gt;&lt;titles&gt;&lt;title&gt;Statistics for Experimenters: Design, Innovation, and Discovery&lt;/title&gt;&lt;secondary-title&gt;AMC&lt;/secondary-title&gt;&lt;/titles&gt;&lt;periodical&gt;&lt;full-title&gt;AMC&lt;/full-title&gt;&lt;/periodical&gt;&lt;volume&gt;10&lt;/volume&gt;&lt;dates&gt;&lt;year&gt;2005&lt;/year&gt;&lt;pub-dates&gt;&lt;date&gt;01/01&lt;/date&gt;&lt;/pub-dates&gt;&lt;/dates&gt;&lt;urls&gt;&lt;/urls&gt;&lt;/record&gt;&lt;/Cite&gt;&lt;Cite&gt;&lt;Author&gt;Weissman&lt;/Author&gt;&lt;Year&gt;2015&lt;/Year&gt;&lt;RecNum&gt;7&lt;/RecNum&gt;&lt;record&gt;&lt;rec-number&gt;7&lt;/rec-number&gt;&lt;foreign-keys&gt;&lt;key app="EN" db-id="w99e5fpw0evf57esaruvxr2xaxexxs9rs995" timestamp="1729692556"&gt;7&lt;/key&gt;&lt;/foreign-keys&gt;&lt;ref-type name="Journal Article"&gt;17&lt;/ref-type&gt;&lt;contributors&gt;&lt;authors&gt;&lt;author&gt;Weissman, Steven A.&lt;/author&gt;&lt;author&gt;Anderson, Neal G.&lt;/author&gt;&lt;/authors&gt;&lt;/contributors&gt;&lt;titles&gt;&lt;title&gt;Design of Experiments (DoE) and Process Optimization. A Review of Recent Publications&lt;/title&gt;&lt;secondary-title&gt;Organic Process Research &amp;amp; Development&lt;/secondary-title&gt;&lt;/titles&gt;&lt;periodical&gt;&lt;full-title&gt;Organic Process Research &amp;amp; Development&lt;/full-title&gt;&lt;/periodical&gt;&lt;pages&gt;1605-1633&lt;/pages&gt;&lt;volume&gt;19&lt;/volume&gt;&lt;number&gt;11&lt;/number&gt;&lt;dates&gt;&lt;year&gt;2015&lt;/year&gt;&lt;pub-dates&gt;&lt;date&gt;2015/01/01/&lt;/date&gt;&lt;/pub-dates&gt;&lt;/dates&gt;&lt;isbn&gt;1083-6160&lt;/isbn&gt;&lt;urls&gt;&lt;related-urls&gt;&lt;url&gt;https://www.sciencedirect.com/science/article/pii/S1083616021013074&lt;/url&gt;&lt;/related-urls&gt;&lt;/urls&gt;&lt;electronic-resource-num&gt;https://doi.org/10.1021/op500169m&lt;/electronic-resource-num&gt;&lt;/record&gt;&lt;/Cite&gt;&lt;/EndNote&gt;</w:instrText>
      </w:r>
      <w:r w:rsidR="0091372B" w:rsidRPr="00BB23B2">
        <w:fldChar w:fldCharType="separate"/>
      </w:r>
      <w:r w:rsidR="0091372B" w:rsidRPr="00BB23B2">
        <w:t>[5, 6]</w:t>
      </w:r>
      <w:r w:rsidR="0091372B" w:rsidRPr="00BB23B2">
        <w:fldChar w:fldCharType="end"/>
      </w:r>
      <w:r w:rsidR="007C2E71" w:rsidRPr="00BB23B2">
        <w:t xml:space="preserve">. </w:t>
      </w:r>
    </w:p>
    <w:p w14:paraId="2C523309" w14:textId="6D725FAE" w:rsidR="00924E57" w:rsidRPr="00BB23B2" w:rsidDel="00267F77" w:rsidRDefault="007C2E71" w:rsidP="0016296C">
      <w:pPr>
        <w:rPr>
          <w:del w:id="16" w:author="离 迷" w:date="2024-10-21T17:23:00Z" w16du:dateUtc="2024-10-21T09:23:00Z"/>
        </w:rPr>
      </w:pPr>
      <w:r w:rsidRPr="00BB23B2">
        <w:t>Bayesian Optimization (BO), a sequential machine learning approach, has gained widespread application in the exploration of chemical synthesis and materials optimization</w:t>
      </w:r>
      <w:ins w:id="17" w:author="离 迷" w:date="2024-10-23T22:37:00Z" w16du:dateUtc="2024-10-23T14:37:00Z">
        <w:r w:rsidR="00090A07" w:rsidRPr="00BB23B2">
          <w:t xml:space="preserve"> </w:t>
        </w:r>
      </w:ins>
      <w:r w:rsidR="00090A07" w:rsidRPr="00BB23B2">
        <w:fldChar w:fldCharType="begin">
          <w:fldData xml:space="preserve">PEVuZE5vdGU+PENpdGUgRXhjbHVkZVllYXI9IjEiPjxBdXRob3I+TWFjTGVvZDwvQXV0aG9yPjxS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</w:fldData>
        </w:fldChar>
      </w:r>
      <w:r w:rsidR="00BA47C8">
        <w:instrText xml:space="preserve"> ADDIN EN.CITE </w:instrText>
      </w:r>
      <w:r w:rsidR="00BA47C8">
        <w:fldChar w:fldCharType="begin">
          <w:fldData xml:space="preserve">PEVuZE5vdGU+PENpdGUgRXhjbHVkZVllYXI9IjEiPjxBdXRob3I+TWFjTGVvZDwvQXV0aG9yPjxS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</w:fldData>
        </w:fldChar>
      </w:r>
      <w:r w:rsidR="00BA47C8">
        <w:instrText xml:space="preserve"> ADDIN EN.CITE.DATA </w:instrText>
      </w:r>
      <w:r w:rsidR="00BA47C8">
        <w:fldChar w:fldCharType="end"/>
      </w:r>
      <w:r w:rsidR="00090A07" w:rsidRPr="00BB23B2">
        <w:fldChar w:fldCharType="separate"/>
      </w:r>
      <w:r w:rsidR="00BA47C8">
        <w:t>[7-12]</w:t>
      </w:r>
      <w:r w:rsidR="00090A07" w:rsidRPr="00BB23B2">
        <w:fldChar w:fldCharType="end"/>
      </w:r>
      <w:ins w:id="18" w:author="离 迷" w:date="2024-10-29T11:20:00Z">
        <w:r w:rsidR="00BA47C8" w:rsidRPr="00BA47C8">
          <mc:AlternateContent>
            <mc:Choice Requires="wps">
              <w:drawing>
                <wp:anchor distT="0" distB="0" distL="114300" distR="114300" simplePos="0" relativeHeight="251659264" behindDoc="0" locked="0" layoutInCell="1" allowOverlap="1" wp14:anchorId="5ED43258" wp14:editId="0D9C4A37">
                  <wp:simplePos x="0" y="0"/>
                  <wp:positionH relativeFrom="column">
                    <wp:posOffset>0</wp:posOffset>
                  </wp:positionH>
                  <wp:positionV relativeFrom="paragraph">
                    <wp:posOffset>455295</wp:posOffset>
                  </wp:positionV>
                  <wp:extent cx="0" cy="5059680"/>
                  <wp:effectExtent l="0" t="0" r="38100" b="26670"/>
                  <wp:wrapNone/>
                  <wp:docPr id="45" name="直接连接符 44">
                    <a:extLst xmlns:a="http://schemas.openxmlformats.org/drawingml/2006/main">
                      <a:ext uri="{FF2B5EF4-FFF2-40B4-BE49-F238E27FC236}">
                        <a16:creationId xmlns:a16="http://schemas.microsoft.com/office/drawing/2014/main" id="{7E014ACD-66ED-4961-EB01-FB4C96389AEC}"/>
                      </a:ext>
                    </a:extLst>
                  </wp:docPr>
                  <wp:cNvGraphicFramePr/>
                  <a:graphic xmlns:a="http://schemas.openxmlformats.org/drawingml/2006/main">
                    <a:graphicData uri="http://schemas.microsoft.com/office/word/2010/wordprocessingShape">
                      <wps:wsp>
                        <wps:cNvCnPr/>
                        <wps:spPr>
                          <a:xfrm>
                            <a:off x="0" y="0"/>
                            <a:ext cx="0" cy="505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EA9AC" id="直接连接符 4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35.85pt" to="0,4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" strokecolor="#4579b8 [3044]"/>
              </w:pict>
            </mc:Fallback>
          </mc:AlternateContent>
        </w:r>
      </w:ins>
      <w:ins w:id="19" w:author="离 迷" w:date="2024-10-21T16:35:00Z" w16du:dateUtc="2024-10-21T08:35:00Z">
        <w:r w:rsidR="00DC3B2E" w:rsidRPr="00BB23B2">
          <w:t>. It is favored for its efficient sampling and optimization capabilities, especially when handling expensive black-box functions</w:t>
        </w:r>
      </w:ins>
      <w:ins w:id="20" w:author="离 迷" w:date="2024-10-29T11:21:00Z" w16du:dateUtc="2024-10-29T03:21:00Z">
        <w:r w:rsidR="00BA47C8">
          <w:rPr>
            <w:rFonts w:eastAsiaTheme="minorEastAsia" w:hint="eastAsia"/>
          </w:rPr>
          <w:t>.</w:t>
        </w:r>
      </w:ins>
      <w:del w:id="21" w:author="离 迷" w:date="2024-10-29T11:21:00Z" w16du:dateUtc="2024-10-29T03:21:00Z">
        <w:r w:rsidRPr="00BB23B2" w:rsidDel="00BA47C8">
          <w:delText xml:space="preserve"> </w:delText>
        </w:r>
      </w:del>
      <w:ins w:id="22" w:author="离 迷" w:date="2024-10-29T11:21:00Z" w16du:dateUtc="2024-10-29T03:21:00Z">
        <w:r w:rsidR="00BA47C8">
          <w:rPr>
            <w:rFonts w:eastAsiaTheme="minorEastAsia" w:hint="eastAsia"/>
          </w:rPr>
          <w:t>Some</w:t>
        </w:r>
      </w:ins>
      <w:ins w:id="23" w:author="离 迷" w:date="2024-10-21T17:23:00Z">
        <w:r w:rsidR="008B7FAD" w:rsidRPr="00BB23B2">
          <w:t xml:space="preserve"> recent research studies showed the ML-assisted experiment planning can overperform the conventional design of experiments methods based on the domain knowledge from human experts in many specific case studies, e.g.,optimizing the reaction yield of chemical synthesis</w:t>
        </w:r>
      </w:ins>
      <w:ins w:id="24" w:author="离 迷" w:date="2024-10-23T22:35:00Z" w16du:dateUtc="2024-10-23T14:35:00Z">
        <w:r w:rsidR="00090A07" w:rsidRPr="00BB23B2">
          <w:t xml:space="preserve"> </w:t>
        </w:r>
      </w:ins>
      <w:r w:rsidR="00090A07" w:rsidRPr="00BB23B2">
        <w:fldChar w:fldCharType="begin"/>
      </w:r>
      <w:r w:rsidR="00090A07" w:rsidRPr="00BB23B2">
        <w:instrText xml:space="preserve"> ADDIN EN.CITE &lt;EndNote&gt;&lt;Cite&gt;&lt;Author&gt;Shields&lt;/Author&gt;&lt;Year&gt;2021&lt;/Year&gt;&lt;RecNum&gt;14&lt;/RecNum&gt;&lt;DisplayText&gt;[13]&lt;/DisplayText&gt;&lt;record&gt;&lt;rec-number&gt;14&lt;/rec-number&gt;&lt;foreign-keys&gt;&lt;key app="EN" db-id="w99e5fpw0evf57esaruvxr2xaxexxs9rs995" timestamp="1729693536"&gt;14&lt;/key&gt;&lt;/foreign-keys&gt;&lt;ref-type name="Journal Article"&gt;17&lt;/ref-type&gt;&lt;contributors&gt;&lt;authors&gt;&lt;author&gt;Shields, Benjamin J.&lt;/author&gt;&lt;author&gt;Stevens, Jason&lt;/author&gt;&lt;author&gt;Li, Jun&lt;/author&gt;&lt;author&gt;Parasram, Marvin&lt;/author&gt;&lt;author&gt;Damani, Farhan&lt;/author&gt;&lt;author&gt;Alvarado, Jesus I. Martinez&lt;/author&gt;&lt;author&gt;Janey, Jacob M.&lt;/author&gt;&lt;author&gt;Adams, Ryan P.&lt;/author&gt;&lt;author&gt;Doyle, Abigail G.&lt;/author&gt;&lt;/authors&gt;&lt;/contributors&gt;&lt;titles&gt;&lt;title&gt;Bayesian reaction optimization as a tool for chemical synthesis&lt;/title&gt;&lt;secondary-title&gt;Nature&lt;/secondary-title&gt;&lt;/titles&gt;&lt;periodical&gt;&lt;full-title&gt;Nature&lt;/full-title&gt;&lt;/periodical&gt;&lt;pages&gt;89-96&lt;/pages&gt;&lt;volume&gt;590&lt;/volume&gt;&lt;number&gt;7844&lt;/number&gt;&lt;dates&gt;&lt;year&gt;2021&lt;/year&gt;&lt;pub-dates&gt;&lt;date&gt;2021/02/01&lt;/date&gt;&lt;/pub-dates&gt;&lt;/dates&gt;&lt;isbn&gt;1476-4687&lt;/isbn&gt;&lt;urls&gt;&lt;related-urls&gt;&lt;url&gt;https://doi.org/10.1038/s41586-021-03213-y&lt;/url&gt;&lt;/related-urls&gt;&lt;/urls&gt;&lt;electronic-resource-num&gt;10.1038/s41586-021-03213-y&lt;/electronic-resource-num&gt;&lt;/record&gt;&lt;/Cite&gt;&lt;/EndNote&gt;</w:instrText>
      </w:r>
      <w:r w:rsidR="00090A07" w:rsidRPr="00BB23B2">
        <w:fldChar w:fldCharType="separate"/>
      </w:r>
      <w:r w:rsidR="00090A07" w:rsidRPr="00BB23B2">
        <w:t>[13]</w:t>
      </w:r>
      <w:r w:rsidR="00090A07" w:rsidRPr="00BB23B2">
        <w:fldChar w:fldCharType="end"/>
      </w:r>
      <w:ins w:id="25" w:author="离 迷" w:date="2024-10-21T17:24:00Z" w16du:dateUtc="2024-10-21T09:24:00Z">
        <w:r w:rsidR="009329F6" w:rsidRPr="00BB23B2">
          <w:t>,</w:t>
        </w:r>
      </w:ins>
      <w:ins w:id="26" w:author="离 迷" w:date="2024-10-21T17:23:00Z">
        <w:r w:rsidR="008B7FAD" w:rsidRPr="00BB23B2">
          <w:t xml:space="preserve"> discovering new photocatalysts for CO2 reduction</w:t>
        </w:r>
      </w:ins>
      <w:ins w:id="27" w:author="离 迷" w:date="2024-10-23T22:35:00Z" w16du:dateUtc="2024-10-23T14:35:00Z">
        <w:r w:rsidR="00090A07" w:rsidRPr="00BB23B2">
          <w:t xml:space="preserve"> </w:t>
        </w:r>
      </w:ins>
      <w:r w:rsidR="00090A07" w:rsidRPr="00BB23B2">
        <w:fldChar w:fldCharType="begin"/>
      </w:r>
      <w:r w:rsidR="00090A07" w:rsidRPr="00BB23B2">
        <w:instrText xml:space="preserve"> ADDIN EN.CITE &lt;EndNote&gt;&lt;Cite&gt;&lt;Author&gt;Zhong&lt;/Author&gt;&lt;Year&gt;2020&lt;/Year&gt;&lt;RecNum&gt;15&lt;/RecNum&gt;&lt;DisplayText&gt;[14]&lt;/DisplayText&gt;&lt;record&gt;&lt;rec-number&gt;15&lt;/rec-number&gt;&lt;foreign-keys&gt;&lt;key app="EN" db-id="w99e5fpw0evf57esaruvxr2xaxexxs9rs995" timestamp="1729693538"&gt;15&lt;/key&gt;&lt;/foreign-keys&gt;&lt;ref-type name="Journal Article"&gt;17&lt;/ref-type&gt;&lt;contributors&gt;&lt;authors&gt;&lt;author&gt;Zhong, Miao&lt;/author&gt;&lt;author&gt;Tran, Kevin&lt;/author&gt;&lt;author&gt;Min, Yimeng&lt;/author&gt;&lt;author&gt;Wang, Chuanhao&lt;/author&gt;&lt;author&gt;Wang, Ziyun&lt;/author&gt;&lt;author&gt;Dinh, Cao-Thang&lt;/author&gt;&lt;author&gt;De Luna, Phil&lt;/author&gt;&lt;author&gt;Yu, Zongqian&lt;/author&gt;&lt;author&gt;Rasouli, Armin Sedighian&lt;/author&gt;&lt;author&gt;Brodersen, Peter&lt;/author&gt;&lt;author&gt;Sun, Song&lt;/author&gt;&lt;author&gt;Voznyy, Oleksandr&lt;/author&gt;&lt;author&gt;Tan, Chih-Shan&lt;/author&gt;&lt;author&gt;Askerka, Mikhail&lt;/author&gt;&lt;author&gt;Che, Fanglin&lt;/author&gt;&lt;author&gt;Liu, Min&lt;/author&gt;&lt;author&gt;Seifitokaldani, Ali&lt;/author&gt;&lt;author&gt;Pang, Yuanjie&lt;/author&gt;&lt;author&gt;Lo, Shen-Chuan&lt;/author&gt;&lt;author&gt;Ip, Alexander&lt;/author&gt;&lt;author&gt;Ulissi, Zachary&lt;/author&gt;&lt;author&gt;Sargent, Edward H.&lt;/author&gt;&lt;/authors&gt;&lt;/contributors&gt;&lt;titles&gt;&lt;title&gt;Accelerated discovery of CO2 electrocatalysts using active machine learning&lt;/title&gt;&lt;secondary-title&gt;Nature&lt;/secondary-title&gt;&lt;/titles&gt;&lt;periodical&gt;&lt;full-title&gt;Nature&lt;/full-title&gt;&lt;/periodical&gt;&lt;pages&gt;178-183&lt;/pages&gt;&lt;volume&gt;581&lt;/volume&gt;&lt;number&gt;7807&lt;/number&gt;&lt;dates&gt;&lt;year&gt;2020&lt;/year&gt;&lt;pub-dates&gt;&lt;date&gt;2020/05/01&lt;/date&gt;&lt;/pub-dates&gt;&lt;/dates&gt;&lt;isbn&gt;1476-4687&lt;/isbn&gt;&lt;urls&gt;&lt;related-urls&gt;&lt;url&gt;https://doi.org/10.1038/s41586-020-2242-8&lt;/url&gt;&lt;/related-urls&gt;&lt;/urls&gt;&lt;electronic-resource-num&gt;10.1038/s41586-020-2242-8&lt;/electronic-resource-num&gt;&lt;/record&gt;&lt;/Cite&gt;&lt;/EndNote&gt;</w:instrText>
      </w:r>
      <w:r w:rsidR="00090A07" w:rsidRPr="00BB23B2">
        <w:fldChar w:fldCharType="separate"/>
      </w:r>
      <w:r w:rsidR="00090A07" w:rsidRPr="00BB23B2">
        <w:t>[14]</w:t>
      </w:r>
      <w:r w:rsidR="00090A07" w:rsidRPr="00BB23B2">
        <w:fldChar w:fldCharType="end"/>
      </w:r>
      <w:ins w:id="28" w:author="离 迷" w:date="2024-10-21T17:24:00Z" w16du:dateUtc="2024-10-21T09:24:00Z">
        <w:r w:rsidR="009329F6" w:rsidRPr="00BB23B2">
          <w:t>,</w:t>
        </w:r>
      </w:ins>
      <w:ins w:id="29" w:author="离 迷" w:date="2024-10-21T17:23:00Z">
        <w:r w:rsidR="008B7FAD" w:rsidRPr="00BB23B2">
          <w:t xml:space="preserve"> and searching for the best fast-charging protocol</w:t>
        </w:r>
      </w:ins>
      <w:ins w:id="30" w:author="离 迷" w:date="2024-10-23T22:35:00Z" w16du:dateUtc="2024-10-23T14:35:00Z">
        <w:r w:rsidR="00090A07" w:rsidRPr="00BB23B2">
          <w:t xml:space="preserve"> </w:t>
        </w:r>
      </w:ins>
      <w:r w:rsidR="00090A07" w:rsidRPr="00BB23B2">
        <w:fldChar w:fldCharType="begin"/>
      </w:r>
      <w:r w:rsidR="00090A07" w:rsidRPr="00BB23B2">
        <w:instrText xml:space="preserve"> ADDIN EN.CITE &lt;EndNote&gt;&lt;Cite&gt;&lt;Author&gt;Attia&lt;/Author&gt;&lt;Year&gt;2020&lt;/Year&gt;&lt;RecNum&gt;16&lt;/RecNum&gt;&lt;DisplayText&gt;[15]&lt;/DisplayText&gt;&lt;record&gt;&lt;rec-number&gt;16&lt;/rec-number&gt;&lt;foreign-keys&gt;&lt;key app="EN" db-id="w99e5fpw0evf57esaruvxr2xaxexxs9rs995" timestamp="1729693540"&gt;16&lt;/key&gt;&lt;/foreign-keys&gt;&lt;ref-type name="Journal Article"&gt;17&lt;/ref-type&gt;&lt;contributors&gt;&lt;authors&gt;&lt;author&gt;Attia, Peter M.&lt;/author&gt;&lt;author&gt;Grover, Aditya&lt;/author&gt;&lt;author&gt;Jin, Norman&lt;/author&gt;&lt;author&gt;Severson, Kristen A.&lt;/author&gt;&lt;author&gt;Markov, Todor M.&lt;/author&gt;&lt;author&gt;Liao, Yang-Hung&lt;/author&gt;&lt;author&gt;Chen, Michael H.&lt;/author&gt;&lt;author&gt;Cheong, Bryan&lt;/author&gt;&lt;author&gt;Perkins, Nicholas&lt;/author&gt;&lt;author&gt;Yang, Zi&lt;/author&gt;&lt;author&gt;Herring, Patrick K.&lt;/author&gt;&lt;author&gt;Aykol, Muratahan&lt;/author&gt;&lt;author&gt;Harris, Stephen J.&lt;/author&gt;&lt;author&gt;Braatz, Richard D.&lt;/author&gt;&lt;author&gt;Ermon, Stefano&lt;/author&gt;&lt;author&gt;Chueh, William C.&lt;/author&gt;&lt;/authors&gt;&lt;/contributors&gt;&lt;titles&gt;&lt;title&gt;Closed-loop optimization of fast-charging protocols for batteries with machine learning&lt;/title&gt;&lt;secondary-title&gt;Nature&lt;/secondary-title&gt;&lt;/titles&gt;&lt;periodical&gt;&lt;full-title&gt;Nature&lt;/full-title&gt;&lt;/periodical&gt;&lt;pages&gt;397-402&lt;/pages&gt;&lt;volume&gt;578&lt;/volume&gt;&lt;number&gt;7795&lt;/number&gt;&lt;dates&gt;&lt;year&gt;2020&lt;/year&gt;&lt;pub-dates&gt;&lt;date&gt;2020/02/01&lt;/date&gt;&lt;/pub-dates&gt;&lt;/dates&gt;&lt;isbn&gt;1476-4687&lt;/isbn&gt;&lt;urls&gt;&lt;related-urls&gt;&lt;url&gt;https://doi.org/10.1038/s41586-020-1994-5&lt;/url&gt;&lt;/related-urls&gt;&lt;/urls&gt;&lt;electronic-resource-num&gt;10.1038/s41586-020-1994-5&lt;/electronic-resource-num&gt;&lt;/record&gt;&lt;/Cite&gt;&lt;/EndNote&gt;</w:instrText>
      </w:r>
      <w:r w:rsidR="00090A07" w:rsidRPr="00BB23B2">
        <w:fldChar w:fldCharType="separate"/>
      </w:r>
      <w:r w:rsidR="00090A07" w:rsidRPr="00BB23B2">
        <w:t>[15]</w:t>
      </w:r>
      <w:r w:rsidR="00090A07" w:rsidRPr="00BB23B2">
        <w:fldChar w:fldCharType="end"/>
      </w:r>
      <w:ins w:id="31" w:author="离 迷" w:date="2024-10-21T17:23:00Z" w16du:dateUtc="2024-10-21T09:23:00Z">
        <w:r w:rsidR="008B7FAD" w:rsidRPr="00BB23B2">
          <w:t>.</w:t>
        </w:r>
      </w:ins>
      <w:del w:id="32" w:author="离 迷" w:date="2024-10-21T17:23:00Z" w16du:dateUtc="2024-10-21T09:23:00Z">
        <w:r w:rsidRPr="00BB23B2" w:rsidDel="008B7FAD">
          <w:delText>BO has thus become an effective strategy in these domains.</w:delText>
        </w:r>
      </w:del>
    </w:p>
    <w:p w14:paraId="7A08125E" w14:textId="0AE7930F" w:rsidR="00267F77" w:rsidRPr="00BB23B2" w:rsidRDefault="009435EF" w:rsidP="0016296C">
      <w:pPr>
        <w:rPr>
          <w:ins w:id="33" w:author="离 迷" w:date="2024-10-21T22:18:00Z" w16du:dateUtc="2024-10-21T14:18:00Z"/>
        </w:rPr>
      </w:pPr>
      <w:ins w:id="34" w:author="离 迷" w:date="2024-10-29T11:52:00Z">
        <w:r w:rsidRPr="009435EF">
          <w:t>The BO framework is generally divided into three components: initial sampling strategy, surrogate model, and acquisition function. To enhance the effectiveness and applicability of BO in materials development, current research on classical Bayesian optimization has increasingly focused on the selection of surrogate models and the adjustment of acquisition functions</w:t>
        </w:r>
      </w:ins>
      <w:ins w:id="35" w:author="离 迷" w:date="2024-10-29T11:53:00Z" w16du:dateUtc="2024-10-29T03:53:00Z">
        <w:r>
          <w:rPr>
            <w:rFonts w:eastAsiaTheme="minorEastAsia" w:hint="eastAsia"/>
          </w:rPr>
          <w:t xml:space="preserve"> </w:t>
        </w:r>
        <w:r w:rsidRPr="00BB23B2">
          <w:fldChar w:fldCharType="begin"/>
        </w:r>
        <w:r w:rsidRPr="00BB23B2">
          <w:instrText xml:space="preserve"> ADDIN EN.CITE &lt;EndNote&gt;&lt;Cite&gt;&lt;Author&gt;Eriksson&lt;/Author&gt;&lt;Year&gt;2019&lt;/Year&gt;&lt;RecNum&gt;23&lt;/RecNum&gt;&lt;DisplayText&gt;[16, 17]&lt;/DisplayText&gt;&lt;record&gt;&lt;rec-number&gt;23&lt;/rec-number&gt;&lt;foreign-keys&gt;&lt;key app="EN" db-id="w99e5fpw0evf57esaruvxr2xaxexxs9rs995" timestamp="1729694647"&gt;23&lt;/key&gt;&lt;/foreign-keys&gt;&lt;ref-type name="Book"&gt;6&lt;/ref-type&gt;&lt;contributors&gt;&lt;authors&gt;&lt;author&gt;Eriksson, David&lt;/author&gt;&lt;author&gt;Pearce, Michael&lt;/author&gt;&lt;author&gt;Gardner, Jacob&lt;/author&gt;&lt;author&gt;Turner, Ryan&lt;/author&gt;&lt;author&gt;Poloczek, Matthias&lt;/author&gt;&lt;/authors&gt;&lt;/contributors&gt;&lt;titles&gt;&lt;title&gt;Scalable Global Optimization via Local Bayesian Optimization&lt;/title&gt;&lt;/titles&gt;&lt;dates&gt;&lt;year&gt;2019&lt;/year&gt;&lt;/dates&gt;&lt;urls&gt;&lt;/urls&gt;&lt;electronic-resource-num&gt;10.48550/arXiv.1910.01739&lt;/electronic-resource-num&gt;&lt;/record&gt;&lt;/Cite&gt;&lt;Cite&gt;&lt;Author&gt;Diouane&lt;/Author&gt;&lt;Year&gt;2022&lt;/Year&gt;&lt;RecNum&gt;24&lt;/RecNum&gt;&lt;record&gt;&lt;rec-number&gt;24&lt;/rec-number&gt;&lt;foreign-keys&gt;&lt;key app="EN" db-id="w99e5fpw0evf57esaruvxr2xaxexxs9rs995" timestamp="1729694649"&gt;24&lt;/key&gt;&lt;/foreign-keys&gt;&lt;ref-type name="Journal Article"&gt;17&lt;/ref-type&gt;&lt;contributors&gt;&lt;authors&gt;&lt;author&gt;Diouane, Youssef&lt;/author&gt;&lt;author&gt;Picheny, Victor&lt;/author&gt;&lt;author&gt;Le Riche, Rodolphe&lt;/author&gt;&lt;author&gt;Scotto Di Perrotolo, Alexandre&lt;/author&gt;&lt;/authors&gt;&lt;/contributors&gt;&lt;titles&gt;&lt;title&gt;TREGO: a Trust-Region Framework for Efficient Global Optimization&lt;/title&gt;&lt;secondary-title&gt;Journal of Global Optimization&lt;/secondary-title&gt;&lt;/titles&gt;&lt;periodical&gt;&lt;full-title&gt;Journal of Global Optimization&lt;/full-title&gt;&lt;/periodical&gt;&lt;pages&gt;1-23&lt;/pages&gt;&lt;volume&gt;86&lt;/volume&gt;&lt;dates&gt;&lt;year&gt;2022&lt;/year&gt;&lt;pub-dates&gt;&lt;date&gt;10/10&lt;/date&gt;&lt;/pub-dates&gt;&lt;/dates&gt;&lt;urls&gt;&lt;/urls&gt;&lt;electronic-resource-num&gt;10.1007/s10898-022-01245-w&lt;/electronic-resource-num&gt;&lt;/record&gt;&lt;/Cite&gt;&lt;/EndNote&gt;</w:instrText>
        </w:r>
        <w:r w:rsidRPr="00BB23B2">
          <w:fldChar w:fldCharType="separate"/>
        </w:r>
        <w:r w:rsidRPr="00BB23B2">
          <w:t>[16, 17]</w:t>
        </w:r>
        <w:r w:rsidRPr="00BB23B2">
          <w:fldChar w:fldCharType="end"/>
        </w:r>
      </w:ins>
      <w:ins w:id="36" w:author="离 迷" w:date="2024-10-29T11:52:00Z">
        <w:r w:rsidRPr="009435EF">
          <w:t>.</w:t>
        </w:r>
      </w:ins>
      <w:ins w:id="37" w:author="离 迷" w:date="2024-10-29T11:53:00Z" w16du:dateUtc="2024-10-29T03:53:00Z">
        <w:r>
          <w:rPr>
            <w:rFonts w:eastAsiaTheme="minorEastAsia" w:hint="eastAsia"/>
          </w:rPr>
          <w:t xml:space="preserve"> </w:t>
        </w:r>
      </w:ins>
      <w:ins w:id="38" w:author="离 迷" w:date="2024-10-21T22:18:00Z">
        <w:r w:rsidR="00267F77" w:rsidRPr="00BB23B2">
          <w:t>Liang</w:t>
        </w:r>
      </w:ins>
      <w:ins w:id="39" w:author="离 迷" w:date="2024-10-21T22:22:00Z" w16du:dateUtc="2024-10-21T14:22:00Z">
        <w:r w:rsidR="00267F77" w:rsidRPr="00BB23B2">
          <w:t xml:space="preserve"> </w:t>
        </w:r>
        <w:r w:rsidR="00267F77" w:rsidRPr="00BB23B2">
          <w:rPr>
            <w:i/>
            <w:iCs/>
          </w:rPr>
          <w:t>et al.</w:t>
        </w:r>
      </w:ins>
      <w:ins w:id="40" w:author="离 迷" w:date="2024-10-21T22:18:00Z">
        <w:r w:rsidR="00267F77" w:rsidRPr="00BB23B2">
          <w:t xml:space="preserve"> </w:t>
        </w:r>
      </w:ins>
      <w:r w:rsidR="00090A07" w:rsidRPr="00BB23B2">
        <w:fldChar w:fldCharType="begin"/>
      </w:r>
      <w:r w:rsidR="005325A7" w:rsidRPr="00BB23B2">
        <w:instrText xml:space="preserve"> ADDIN EN.CITE &lt;EndNote&gt;&lt;Cite&gt;&lt;Author&gt;Liang&lt;/Author&gt;&lt;Year&gt;2021&lt;/Year&gt;&lt;RecNum&gt;20&lt;/RecNum&gt;&lt;DisplayText&gt;[18]&lt;/DisplayText&gt;&lt;record&gt;&lt;rec-number&gt;20&lt;/rec-number&gt;&lt;foreign-keys&gt;&lt;key app="EN" db-id="w99e5fpw0evf57esaruvxr2xaxexxs9rs995" timestamp="1729694206"&gt;20&lt;/key&gt;&lt;/foreign-keys&gt;&lt;ref-type name="Journal Article"&gt;17&lt;/ref-type&gt;&lt;contributors&gt;&lt;authors&gt;&lt;author&gt;Liang, Qiaohao&lt;/author&gt;&lt;author&gt;Gongora, Aldair&lt;/author&gt;&lt;author&gt;Ren, Zekun&lt;/author&gt;&lt;author&gt;Tiihonen, Armi&lt;/author&gt;&lt;author&gt;Liu, Zhe&lt;/author&gt;&lt;author&gt;Sun, Shijing&lt;/author&gt;&lt;author&gt;Deneault, James&lt;/author&gt;&lt;author&gt;Bash, Daniil&lt;/author&gt;&lt;author&gt;Mekki-Berrada, Flore&lt;/author&gt;&lt;author&gt;Khan, Saif&lt;/author&gt;&lt;author&gt;Hippalgaonkar, Kedar&lt;/author&gt;&lt;author&gt;Maruyama, Benji&lt;/author&gt;&lt;author&gt;Brown, Keith&lt;/author&gt;&lt;author&gt;Iii, John&lt;/author&gt;&lt;author&gt;Buonassisi, Tonio&lt;/author&gt;&lt;/authors&gt;&lt;/contributors&gt;&lt;titles&gt;&lt;title&gt;Benchmarking the performance of Bayesian optimization across multiple experimental materials science domains&lt;/title&gt;&lt;secondary-title&gt;npj Computational Materials&lt;/secondary-title&gt;&lt;/titles&gt;&lt;periodical&gt;&lt;full-title&gt;npj Computational Materials&lt;/full-title&gt;&lt;/periodical&gt;&lt;pages&gt;188&lt;/pages&gt;&lt;volume&gt;7&lt;/volume&gt;&lt;dates&gt;&lt;year&gt;2021&lt;/year&gt;&lt;pub-dates&gt;&lt;date&gt;11/01&lt;/date&gt;&lt;/pub-dates&gt;&lt;/dates&gt;&lt;urls&gt;&lt;/urls&gt;&lt;electronic-resource-num&gt;10.1038/s41524-021-00656-9&lt;/electronic-resource-num&gt;&lt;/record&gt;&lt;/Cite&gt;&lt;/EndNote&gt;</w:instrText>
      </w:r>
      <w:r w:rsidR="00090A07" w:rsidRPr="00BB23B2">
        <w:fldChar w:fldCharType="separate"/>
      </w:r>
      <w:r w:rsidR="005325A7" w:rsidRPr="00BB23B2">
        <w:t>[18]</w:t>
      </w:r>
      <w:r w:rsidR="00090A07" w:rsidRPr="00BB23B2">
        <w:fldChar w:fldCharType="end"/>
      </w:r>
      <w:ins w:id="41" w:author="离 迷" w:date="2024-10-23T22:37:00Z" w16du:dateUtc="2024-10-23T14:37:00Z">
        <w:r w:rsidR="00090A07" w:rsidRPr="00BB23B2">
          <w:t xml:space="preserve"> </w:t>
        </w:r>
      </w:ins>
      <w:ins w:id="42" w:author="离 迷" w:date="2024-10-21T22:18:00Z">
        <w:r w:rsidR="00267F77" w:rsidRPr="00BB23B2">
          <w:t>evaluated the performance of BO across five materials science datasets, offering valuable insights into surrogate model selection for materials optimization.</w:t>
        </w:r>
      </w:ins>
      <w:ins w:id="43" w:author="离 迷" w:date="2024-10-21T22:18:00Z" w16du:dateUtc="2024-10-21T14:18:00Z">
        <w:r w:rsidR="00267F77" w:rsidRPr="00BB23B2">
          <w:t xml:space="preserve"> </w:t>
        </w:r>
      </w:ins>
      <w:ins w:id="44" w:author="离 迷" w:date="2024-10-21T22:18:00Z">
        <w:r w:rsidR="00267F77" w:rsidRPr="00BB23B2">
          <w:t>Liu</w:t>
        </w:r>
      </w:ins>
      <w:ins w:id="45" w:author="离 迷" w:date="2024-10-21T22:23:00Z" w16du:dateUtc="2024-10-21T14:23:00Z">
        <w:r w:rsidR="00267F77" w:rsidRPr="00BB23B2">
          <w:t xml:space="preserve"> </w:t>
        </w:r>
        <w:r w:rsidR="00267F77" w:rsidRPr="00BB23B2">
          <w:rPr>
            <w:i/>
            <w:iCs/>
          </w:rPr>
          <w:t>et al.</w:t>
        </w:r>
      </w:ins>
      <w:ins w:id="46" w:author="离 迷" w:date="2024-10-21T22:18:00Z">
        <w:r w:rsidR="00267F77" w:rsidRPr="00BB23B2">
          <w:t xml:space="preserve"> </w:t>
        </w:r>
      </w:ins>
      <w:r w:rsidR="00090A07" w:rsidRPr="00BB23B2">
        <w:fldChar w:fldCharType="begin"/>
      </w:r>
      <w:r w:rsidR="005325A7" w:rsidRPr="00BB23B2">
        <w:instrText xml:space="preserve"> ADDIN EN.CITE &lt;EndNote&gt;&lt;Cite&gt;&lt;Author&gt;Liu&lt;/Author&gt;&lt;Year&gt;2022&lt;/Year&gt;&lt;RecNum&gt;21&lt;/RecNum&gt;&lt;DisplayText&gt;[19]&lt;/DisplayText&gt;&lt;record&gt;&lt;rec-number&gt;21&lt;/rec-number&gt;&lt;foreign-keys&gt;&lt;key app="EN" db-id="w99e5fpw0evf57esaruvxr2xaxexxs9rs995" timestamp="1729694320"&gt;21&lt;/key&gt;&lt;/foreign-keys&gt;&lt;ref-type name="Journal Article"&gt;17&lt;/ref-type&gt;&lt;contributors&gt;&lt;authors&gt;&lt;author&gt;Liu, Zhe&lt;/author&gt;&lt;author&gt;Rolston, Nicholas&lt;/author&gt;&lt;author&gt;Flick, Austin C.&lt;/author&gt;&lt;author&gt;Colburn, Thomas W.&lt;/author&gt;&lt;author&gt;Ren, Zekun&lt;/author&gt;&lt;author&gt;Dauskardt, Reinhold H.&lt;/author&gt;&lt;author&gt;Buonassisi, Tonio&lt;/author&gt;&lt;/authors&gt;&lt;/contributors&gt;&lt;titles&gt;&lt;title&gt;Machine learning with knowledge constraints for process optimization of open-air perovskite solar cell manufacturing&lt;/title&gt;&lt;secondary-title&gt;Joule&lt;/secondary-title&gt;&lt;/titles&gt;&lt;periodical&gt;&lt;full-title&gt;Joule&lt;/full-title&gt;&lt;/periodical&gt;&lt;pages&gt;834-849&lt;/pages&gt;&lt;volume&gt;6&lt;/volume&gt;&lt;number&gt;4&lt;/number&gt;&lt;keywords&gt;&lt;keyword&gt;machine learning&lt;/keyword&gt;&lt;keyword&gt;perovskite solar cells&lt;/keyword&gt;&lt;keyword&gt;process optimization&lt;/keyword&gt;&lt;keyword&gt;manufacturing scale-up&lt;/keyword&gt;&lt;keyword&gt;Bayesian optimization&lt;/keyword&gt;&lt;keyword&gt;materials informatics&lt;/keyword&gt;&lt;keyword&gt;accelerated materials development&lt;/keyword&gt;&lt;keyword&gt;data-driven modeling&lt;/keyword&gt;&lt;/keywords&gt;&lt;dates&gt;&lt;year&gt;2022&lt;/year&gt;&lt;pub-dates&gt;&lt;date&gt;2022/04/20/&lt;/date&gt;&lt;/pub-dates&gt;&lt;/dates&gt;&lt;isbn&gt;2542-4351&lt;/isbn&gt;&lt;urls&gt;&lt;related-urls&gt;&lt;url&gt;https://www.sciencedirect.com/science/article/pii/S2542435122001301&lt;/url&gt;&lt;/related-urls&gt;&lt;/urls&gt;&lt;electronic-resource-num&gt;https://doi.org/10.1016/j.joule.2022.03.003&lt;/electronic-resource-num&gt;&lt;/record&gt;&lt;/Cite&gt;&lt;/EndNote&gt;</w:instrText>
      </w:r>
      <w:r w:rsidR="00090A07" w:rsidRPr="00BB23B2">
        <w:fldChar w:fldCharType="separate"/>
      </w:r>
      <w:r w:rsidR="005325A7" w:rsidRPr="00BB23B2">
        <w:t>[19]</w:t>
      </w:r>
      <w:r w:rsidR="00090A07" w:rsidRPr="00BB23B2">
        <w:fldChar w:fldCharType="end"/>
      </w:r>
      <w:ins w:id="47" w:author="离 迷" w:date="2024-10-23T22:38:00Z" w16du:dateUtc="2024-10-23T14:38:00Z">
        <w:r w:rsidR="00090A07" w:rsidRPr="00BB23B2">
          <w:t xml:space="preserve"> </w:t>
        </w:r>
      </w:ins>
      <w:ins w:id="48" w:author="离 迷" w:date="2024-10-21T22:18:00Z">
        <w:r w:rsidR="00267F77" w:rsidRPr="00BB23B2">
          <w:t>incorporated previous experimental data as probabilistic constraints, combining subjective human observations with machine learning insights to enable the synergy between domain knowledge and BO.</w:t>
        </w:r>
      </w:ins>
      <w:ins w:id="49" w:author="离 迷" w:date="2024-10-21T22:20:00Z" w16du:dateUtc="2024-10-21T14:20:00Z">
        <w:r w:rsidR="00267F77" w:rsidRPr="00BB23B2">
          <w:t xml:space="preserve"> </w:t>
        </w:r>
      </w:ins>
      <w:ins w:id="50" w:author="离 迷" w:date="2024-10-21T22:20:00Z">
        <w:r w:rsidR="00267F77" w:rsidRPr="00BB23B2">
          <w:t xml:space="preserve">Building on traditional </w:t>
        </w:r>
      </w:ins>
      <w:ins w:id="51" w:author="离 迷" w:date="2024-10-21T22:20:00Z" w16du:dateUtc="2024-10-21T14:20:00Z">
        <w:r w:rsidR="00267F77" w:rsidRPr="00BB23B2">
          <w:t>BO</w:t>
        </w:r>
      </w:ins>
      <w:ins w:id="52" w:author="离 迷" w:date="2024-10-21T22:20:00Z">
        <w:r w:rsidR="00267F77" w:rsidRPr="00BB23B2">
          <w:t xml:space="preserve"> principles,</w:t>
        </w:r>
      </w:ins>
      <w:ins w:id="53" w:author="离 迷" w:date="2024-10-21T22:21:00Z" w16du:dateUtc="2024-10-21T14:21:00Z">
        <w:r w:rsidR="00267F77" w:rsidRPr="00BB23B2">
          <w:t xml:space="preserve"> </w:t>
        </w:r>
      </w:ins>
      <w:ins w:id="54" w:author="离 迷" w:date="2024-10-21T22:20:00Z">
        <w:r w:rsidR="00267F77" w:rsidRPr="00BB23B2">
          <w:t xml:space="preserve">Siemenn </w:t>
        </w:r>
      </w:ins>
      <w:ins w:id="55" w:author="离 迷" w:date="2024-10-21T22:23:00Z" w16du:dateUtc="2024-10-21T14:23:00Z">
        <w:r w:rsidR="00267F77" w:rsidRPr="00BB23B2">
          <w:rPr>
            <w:i/>
            <w:iCs/>
          </w:rPr>
          <w:t xml:space="preserve">et al. </w:t>
        </w:r>
      </w:ins>
      <w:r w:rsidR="00090A07" w:rsidRPr="00BB23B2">
        <w:fldChar w:fldCharType="begin"/>
      </w:r>
      <w:r w:rsidR="005325A7" w:rsidRPr="00BB23B2">
        <w:instrText xml:space="preserve"> ADDIN EN.CITE &lt;EndNote&gt;&lt;Cite&gt;&lt;Author&gt;Siemenn&lt;/Author&gt;&lt;Year&gt;2022&lt;/Year&gt;&lt;RecNum&gt;22&lt;/RecNum&gt;&lt;DisplayText&gt;[20]&lt;/DisplayText&gt;&lt;record&gt;&lt;rec-number&gt;22&lt;/rec-number&gt;&lt;foreign-keys&gt;&lt;key app="EN" db-id="w99e5fpw0evf57esaruvxr2xaxexxs9rs995" timestamp="1729694351"&gt;22&lt;/key&gt;&lt;/foreign-keys&gt;&lt;ref-type name="Book"&gt;6&lt;/ref-type&gt;&lt;contributors&gt;&lt;authors&gt;&lt;author&gt;Siemenn, Alexander&lt;/author&gt;&lt;author&gt;Ren, Zekun&lt;/author&gt;&lt;author&gt;Li, Qianxiao&lt;/author&gt;&lt;author&gt;Buonassisi, Tonio&lt;/author&gt;&lt;/authors&gt;&lt;/contributors&gt;&lt;titles&gt;&lt;title&gt;Fast Bayesian Optimization of Needle-in-a-Haystack Problems using Zooming Memory-Based Initialization&lt;/title&gt;&lt;/titles&gt;&lt;dates&gt;&lt;year&gt;2022&lt;/year&gt;&lt;/dates&gt;&lt;urls&gt;&lt;/urls&gt;&lt;electronic-resource-num&gt;10.21203/rs.3.rs-2003069/v1&lt;/electronic-resource-num&gt;&lt;/record&gt;&lt;/Cite&gt;&lt;/EndNote&gt;</w:instrText>
      </w:r>
      <w:r w:rsidR="00090A07" w:rsidRPr="00BB23B2">
        <w:fldChar w:fldCharType="separate"/>
      </w:r>
      <w:r w:rsidR="005325A7" w:rsidRPr="00BB23B2">
        <w:t>[20]</w:t>
      </w:r>
      <w:r w:rsidR="00090A07" w:rsidRPr="00BB23B2">
        <w:fldChar w:fldCharType="end"/>
      </w:r>
      <w:ins w:id="56" w:author="离 迷" w:date="2024-10-23T22:40:00Z" w16du:dateUtc="2024-10-23T14:40:00Z">
        <w:r w:rsidR="00090A07" w:rsidRPr="00BB23B2">
          <w:t xml:space="preserve"> </w:t>
        </w:r>
      </w:ins>
      <w:ins w:id="57" w:author="离 迷" w:date="2024-10-21T22:20:00Z">
        <w:r w:rsidR="00267F77" w:rsidRPr="00BB23B2">
          <w:t>iteratively expanded the sampling search boundary, and customized adaptive acquisition functions to further guide new experiments toward a global optimum.</w:t>
        </w:r>
      </w:ins>
    </w:p>
    <w:p w14:paraId="18C1AAA9" w14:textId="77777777" w:rsidR="007E1679" w:rsidRPr="00BB23B2" w:rsidRDefault="000F0331" w:rsidP="0016296C">
      <w:pPr>
        <w:rPr>
          <w:ins w:id="58" w:author="离 迷" w:date="2024-10-22T11:39:00Z" w16du:dateUtc="2024-10-22T03:39:00Z"/>
        </w:rPr>
      </w:pPr>
      <w:del w:id="59" w:author="离 迷" w:date="2024-10-21T22:24:00Z" w16du:dateUtc="2024-10-21T14:24:00Z">
        <w:r w:rsidRPr="00BB23B2" w:rsidDel="00267F77">
          <w:delText xml:space="preserve">Current reports on classical Bayesian optimization </w:delText>
        </w:r>
        <w:r w:rsidR="00594196" w:rsidRPr="00BB23B2" w:rsidDel="00267F77">
          <w:delText>emphasize</w:delText>
        </w:r>
        <w:r w:rsidRPr="00BB23B2" w:rsidDel="00267F77">
          <w:delText xml:space="preserve"> the selection of different surrogate models and kernel functions, adaptive exploration-exploitation of the acquisition function, and even iterative expansion of the sampling search boundary.</w:delText>
        </w:r>
      </w:del>
      <w:r w:rsidRPr="00BB23B2">
        <w:t xml:space="preserve"> </w:t>
      </w:r>
    </w:p>
    <w:p w14:paraId="3F8EB633" w14:textId="5A95A2F4" w:rsidR="007C2E71" w:rsidRPr="00BB23B2" w:rsidRDefault="002920AB" w:rsidP="0016296C">
      <w:r w:rsidRPr="00BB23B2">
        <w:t>Yet</w:t>
      </w:r>
      <w:r w:rsidR="00B352B2" w:rsidRPr="00BB23B2">
        <w:t xml:space="preserve">, few have focused on </w:t>
      </w:r>
      <w:r w:rsidR="00594196" w:rsidRPr="00BB23B2">
        <w:t>determining</w:t>
      </w:r>
      <w:r w:rsidR="00B352B2" w:rsidRPr="00BB23B2">
        <w:t xml:space="preserve"> initial sampling methods.</w:t>
      </w:r>
      <w:r w:rsidR="00181765" w:rsidRPr="00BB23B2">
        <w:t xml:space="preserve"> </w:t>
      </w:r>
      <w:ins w:id="60" w:author="离 迷" w:date="2024-10-21T22:42:00Z">
        <w:r w:rsidR="00242A60" w:rsidRPr="00BB23B2">
          <w:t xml:space="preserve">Initial sampling provides foundational data for the surrogate model, helping it estimate the </w:t>
        </w:r>
      </w:ins>
      <w:ins w:id="61" w:author="离 迷" w:date="2024-10-29T11:56:00Z">
        <w:r w:rsidR="0087238F" w:rsidRPr="0087238F">
          <w:t>surface</w:t>
        </w:r>
      </w:ins>
      <w:ins w:id="62" w:author="离 迷" w:date="2024-10-29T11:56:00Z" w16du:dateUtc="2024-10-29T03:56:00Z">
        <w:r w:rsidR="0087238F">
          <w:rPr>
            <w:rFonts w:eastAsiaTheme="minorEastAsia" w:hint="eastAsia"/>
          </w:rPr>
          <w:t xml:space="preserve"> </w:t>
        </w:r>
      </w:ins>
      <w:ins w:id="63" w:author="离 迷" w:date="2024-10-21T22:42:00Z">
        <w:r w:rsidR="00242A60" w:rsidRPr="00BB23B2">
          <w:t>of the target black-box function, reducing prediction uncertainty, and enhancing the efficiency of the acquisition function</w:t>
        </w:r>
      </w:ins>
      <w:ins w:id="64" w:author="离 迷" w:date="2024-10-23T23:04:00Z" w16du:dateUtc="2024-10-23T15:04:00Z">
        <w:r w:rsidR="00CB5FE3" w:rsidRPr="00BB23B2">
          <w:t xml:space="preserve"> </w:t>
        </w:r>
      </w:ins>
      <w:r w:rsidR="00CB5FE3" w:rsidRPr="00BB23B2">
        <w:fldChar w:fldCharType="begin"/>
      </w:r>
      <w:r w:rsidR="00CB5FE3" w:rsidRPr="00BB23B2">
        <w:instrText xml:space="preserve"> ADDIN EN.CITE &lt;EndNote&gt;&lt;Cite&gt;&lt;Author&gt;Ren&lt;/Author&gt;&lt;Year&gt;2024&lt;/Year&gt;&lt;RecNum&gt;47&lt;/RecNum&gt;&lt;DisplayText&gt;[21]&lt;/DisplayText&gt;&lt;record&gt;&lt;rec-number&gt;47&lt;/rec-number&gt;&lt;foreign-keys&gt;&lt;key app="EN" db-id="w99e5fpw0evf57esaruvxr2xaxexxs9rs995" timestamp="1729695859"&gt;47&lt;/key&gt;&lt;/foreign-keys&gt;&lt;ref-type name="Journal Article"&gt;17&lt;/ref-type&gt;&lt;contributors&gt;&lt;authors&gt;&lt;author&gt;Ren, Jiuge&lt;/author&gt;&lt;author&gt;Sweet, David&lt;/author&gt;&lt;/authors&gt;&lt;/contributors&gt;&lt;titles&gt;&lt;title&gt;Optimal Initialization of Batch Bayesian Optimization&lt;/title&gt;&lt;secondary-title&gt;ArXiv&lt;/secondary-title&gt;&lt;/titles&gt;&lt;periodical&gt;&lt;full-title&gt;ArXiv&lt;/full-title&gt;&lt;/periodical&gt;&lt;volume&gt;abs/2404.17997&lt;/volume&gt;&lt;dates&gt;&lt;year&gt;2024&lt;/year&gt;&lt;/dates&gt;&lt;urls&gt;&lt;/urls&gt;&lt;/record&gt;&lt;/Cite&gt;&lt;/EndNote&gt;</w:instrText>
      </w:r>
      <w:r w:rsidR="00CB5FE3" w:rsidRPr="00BB23B2">
        <w:fldChar w:fldCharType="separate"/>
      </w:r>
      <w:r w:rsidR="00CB5FE3" w:rsidRPr="00BB23B2">
        <w:t>[21]</w:t>
      </w:r>
      <w:r w:rsidR="00CB5FE3" w:rsidRPr="00BB23B2">
        <w:fldChar w:fldCharType="end"/>
      </w:r>
      <w:ins w:id="65" w:author="离 迷" w:date="2024-10-21T22:42:00Z">
        <w:r w:rsidR="00242A60" w:rsidRPr="00BB23B2">
          <w:t xml:space="preserve">. In materials optimization, a well-designed initial sampling can cover the search space and explore the complexity of material </w:t>
        </w:r>
      </w:ins>
      <w:ins w:id="66" w:author="离 迷" w:date="2024-10-29T11:57:00Z">
        <w:r w:rsidR="0087238F" w:rsidRPr="0087238F">
          <w:t>features</w:t>
        </w:r>
      </w:ins>
      <w:ins w:id="67" w:author="离 迷" w:date="2024-10-21T22:42:00Z">
        <w:r w:rsidR="00242A60" w:rsidRPr="00BB23B2">
          <w:t>, thereby accelerating the identification of the global optimum, reducing experimental costs, and effectively utilizing limited resources. This makes initial sampling a crucial first step in BO</w:t>
        </w:r>
      </w:ins>
      <w:ins w:id="68" w:author="离 迷" w:date="2024-10-23T23:05:00Z" w16du:dateUtc="2024-10-23T15:05:00Z">
        <w:r w:rsidR="00CB5FE3" w:rsidRPr="00BB23B2">
          <w:t xml:space="preserve"> </w:t>
        </w:r>
      </w:ins>
      <w:r w:rsidR="00CB5FE3" w:rsidRPr="00BB23B2">
        <w:fldChar w:fldCharType="begin"/>
      </w:r>
      <w:r w:rsidR="00CB5FE3" w:rsidRPr="00BB23B2">
        <w:instrText xml:space="preserve"> ADDIN EN.CITE &lt;EndNote&gt;&lt;Cite&gt;&lt;Author&gt;Kamrah&lt;/Author&gt;&lt;Year&gt;2023&lt;/Year&gt;&lt;RecNum&gt;46&lt;/RecNum&gt;&lt;DisplayText&gt;[22]&lt;/DisplayText&gt;&lt;record&gt;&lt;rec-number&gt;46&lt;/rec-number&gt;&lt;foreign-keys&gt;&lt;key app="EN" db-id="w99e5fpw0evf57esaruvxr2xaxexxs9rs995" timestamp="1729695857"&gt;46&lt;/key&gt;&lt;/foreign-keys&gt;&lt;ref-type name="Journal Article"&gt;17&lt;/ref-type&gt;&lt;contributors&gt;&lt;authors&gt;&lt;author&gt;Kamrah, Eesh&lt;/author&gt;&lt;author&gt;Ghoreishi, Fatemeh&lt;/author&gt;&lt;author&gt;Ding, Zijian&lt;/author&gt;&lt;author&gt;Chan, Joel&lt;/author&gt;&lt;author&gt;Fuge, Mark D.&lt;/author&gt;&lt;/authors&gt;&lt;/contributors&gt;&lt;titles&gt;&lt;title&gt;How Diverse Initial Samples Help and Hurt Bayesian Optimizers&lt;/title&gt;&lt;secondary-title&gt;Journal of Mechanical Design&lt;/secondary-title&gt;&lt;/titles&gt;&lt;periodical&gt;&lt;full-title&gt;Journal of Mechanical Design&lt;/full-title&gt;&lt;/periodical&gt;&lt;dates&gt;&lt;year&gt;2023&lt;/year&gt;&lt;/dates&gt;&lt;urls&gt;&lt;/urls&gt;&lt;/record&gt;&lt;/Cite&gt;&lt;/EndNote&gt;</w:instrText>
      </w:r>
      <w:r w:rsidR="00CB5FE3" w:rsidRPr="00BB23B2">
        <w:fldChar w:fldCharType="separate"/>
      </w:r>
      <w:r w:rsidR="00CB5FE3" w:rsidRPr="00BB23B2">
        <w:t>[22]</w:t>
      </w:r>
      <w:r w:rsidR="00CB5FE3" w:rsidRPr="00BB23B2">
        <w:fldChar w:fldCharType="end"/>
      </w:r>
      <w:ins w:id="69" w:author="离 迷" w:date="2024-10-21T22:42:00Z">
        <w:r w:rsidR="00242A60" w:rsidRPr="00BB23B2">
          <w:t>.</w:t>
        </w:r>
      </w:ins>
      <w:del w:id="70" w:author="离 迷" w:date="2024-10-21T22:42:00Z" w16du:dateUtc="2024-10-21T14:42:00Z">
        <w:r w:rsidR="007C2E71" w:rsidRPr="00BB23B2" w:rsidDel="00242A60">
          <w:delText xml:space="preserve">The quality of the initial data not only determines the performance of the initial surrogate model but also profoundly </w:delText>
        </w:r>
        <w:r w:rsidR="007C2E71" w:rsidRPr="00BB23B2" w:rsidDel="00242A60">
          <w:lastRenderedPageBreak/>
          <w:delText>influences the subsequent optimization direction, making it crucial to the overall effectiveness of BO.</w:delText>
        </w:r>
      </w:del>
    </w:p>
    <w:p w14:paraId="2BF7B603" w14:textId="188136F2" w:rsidR="008C5C1C" w:rsidRPr="008C5C1C" w:rsidRDefault="006146B3" w:rsidP="0016296C">
      <w:pPr>
        <w:rPr>
          <w:ins w:id="71" w:author="离 迷" w:date="2024-10-29T19:52:00Z" w16du:dateUtc="2024-10-29T11:52:00Z"/>
          <w:rFonts w:eastAsiaTheme="minorEastAsia" w:hint="eastAsia"/>
        </w:rPr>
      </w:pPr>
      <w:ins w:id="72" w:author="离 迷" w:date="2024-10-29T12:12:00Z">
        <w:r w:rsidRPr="006146B3">
          <w:t xml:space="preserve">At present, the predominant initial sampling methods employed in Bayesian Optimization are </w:t>
        </w:r>
      </w:ins>
      <w:ins w:id="73" w:author="离 迷" w:date="2024-10-29T12:13:00Z" w16du:dateUtc="2024-10-29T04:13:00Z">
        <w:r>
          <w:rPr>
            <w:rFonts w:eastAsiaTheme="minorEastAsia" w:hint="eastAsia"/>
          </w:rPr>
          <w:t>r</w:t>
        </w:r>
      </w:ins>
      <w:ins w:id="74" w:author="离 迷" w:date="2024-10-29T12:12:00Z">
        <w:r w:rsidRPr="006146B3">
          <w:t xml:space="preserve">andom </w:t>
        </w:r>
      </w:ins>
      <w:ins w:id="75" w:author="离 迷" w:date="2024-10-29T12:13:00Z" w16du:dateUtc="2024-10-29T04:13:00Z">
        <w:r>
          <w:rPr>
            <w:rFonts w:eastAsiaTheme="minorEastAsia" w:hint="eastAsia"/>
          </w:rPr>
          <w:t>s</w:t>
        </w:r>
      </w:ins>
      <w:ins w:id="76" w:author="离 迷" w:date="2024-10-29T12:12:00Z">
        <w:r w:rsidRPr="006146B3">
          <w:t xml:space="preserve">ampling and Latin </w:t>
        </w:r>
      </w:ins>
      <w:ins w:id="77" w:author="离 迷" w:date="2024-10-29T12:13:00Z" w16du:dateUtc="2024-10-29T04:13:00Z">
        <w:r>
          <w:rPr>
            <w:rFonts w:eastAsiaTheme="minorEastAsia" w:hint="eastAsia"/>
          </w:rPr>
          <w:t>h</w:t>
        </w:r>
      </w:ins>
      <w:ins w:id="78" w:author="离 迷" w:date="2024-10-29T12:12:00Z">
        <w:r w:rsidRPr="006146B3">
          <w:t xml:space="preserve">ypercube </w:t>
        </w:r>
      </w:ins>
      <w:ins w:id="79" w:author="离 迷" w:date="2024-10-29T12:13:00Z" w16du:dateUtc="2024-10-29T04:13:00Z">
        <w:r>
          <w:rPr>
            <w:rFonts w:eastAsiaTheme="minorEastAsia" w:hint="eastAsia"/>
          </w:rPr>
          <w:t>s</w:t>
        </w:r>
      </w:ins>
      <w:ins w:id="80" w:author="离 迷" w:date="2024-10-29T12:12:00Z">
        <w:r w:rsidRPr="006146B3">
          <w:t>ampling (LHS)</w:t>
        </w:r>
      </w:ins>
      <w:ins w:id="81" w:author="离 迷" w:date="2024-10-29T12:13:00Z" w16du:dateUtc="2024-10-29T04:13:00Z">
        <w:r>
          <w:rPr>
            <w:rFonts w:eastAsiaTheme="minorEastAsia" w:hint="eastAsia"/>
          </w:rPr>
          <w:t xml:space="preserve"> </w:t>
        </w:r>
        <w:r w:rsidRPr="00BB23B2">
          <w:fldChar w:fldCharType="begin">
            <w:fldData xml:space="preserve">PEVuZE5vdGU+PENpdGU+PEF1dGhvcj5NY0theTwvQXV0aG9yPjxZZWFyPjIwMDA8L1llYXI+PFJl
Y051bT4yNTwvUmVjTnVtPjxEaXNwbGF5VGV4dD5bMjMtMjVdPC9EaXNwbGF5VGV4dD48cmVjb3Jk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Pr="00BB23B2">
          <w:instrText xml:space="preserve"> ADDIN EN.CITE </w:instrText>
        </w:r>
        <w:r w:rsidRPr="00BB23B2">
          <w:fldChar w:fldCharType="begin">
            <w:fldData xml:space="preserve">PEVuZE5vdGU+PENpdGU+PEF1dGhvcj5NY0theTwvQXV0aG9yPjxZZWFyPjIwMDA8L1llYXI+PFJl
Y051bT4yNTwvUmVjTnVtPjxEaXNwbGF5VGV4dD5bMjMtMjVdPC9EaXNwbGF5VGV4dD48cmVjb3Jk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Pr="00BB23B2">
          <w:instrText xml:space="preserve"> ADDIN EN.CITE.DATA </w:instrText>
        </w:r>
        <w:r w:rsidRPr="00BB23B2">
          <w:fldChar w:fldCharType="end"/>
        </w:r>
        <w:r w:rsidRPr="00BB23B2">
          <w:fldChar w:fldCharType="separate"/>
        </w:r>
        <w:r w:rsidRPr="00BB23B2">
          <w:t>[23-25]</w:t>
        </w:r>
        <w:r w:rsidRPr="00BB23B2">
          <w:fldChar w:fldCharType="end"/>
        </w:r>
      </w:ins>
      <w:ins w:id="82" w:author="离 迷" w:date="2024-10-29T12:12:00Z">
        <w:r w:rsidRPr="006146B3">
          <w:t>.</w:t>
        </w:r>
      </w:ins>
      <w:del w:id="83" w:author="离 迷" w:date="2024-10-29T12:13:00Z" w16du:dateUtc="2024-10-29T04:13:00Z">
        <w:r w:rsidR="007C2E71" w:rsidRPr="00BB23B2" w:rsidDel="006146B3">
          <w:delText xml:space="preserve">In the absence of any prior knowledge, researchers often resort to </w:delText>
        </w:r>
        <w:r w:rsidR="000F44F7" w:rsidRPr="00BB23B2" w:rsidDel="006146B3">
          <w:delText>Random</w:delText>
        </w:r>
        <w:r w:rsidR="007C2E71" w:rsidRPr="00BB23B2" w:rsidDel="006146B3">
          <w:delText xml:space="preserve"> sampling or Latin Hypercube Sampling (LHS) </w:delText>
        </w:r>
        <w:r w:rsidR="005325A7" w:rsidRPr="00BB23B2" w:rsidDel="006146B3">
          <w:fldChar w:fldCharType="begin">
            <w:fldData xml:space="preserve">PEVuZE5vdGU+PENpdGU+PEF1dGhvcj5NY0theTwvQXV0aG9yPjxZZWFyPjIwMDA8L1llYXI+PFJl
Y051bT4yNTwvUmVjTnVtPjxEaXNwbGF5VGV4dD5bMjMtMjVdPC9EaXNwbGF5VGV4dD48cmVjb3Jk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CB5FE3" w:rsidRPr="00BB23B2" w:rsidDel="006146B3">
          <w:delInstrText xml:space="preserve"> ADDIN EN.CITE </w:delInstrText>
        </w:r>
        <w:r w:rsidR="00CB5FE3" w:rsidRPr="00BB23B2" w:rsidDel="006146B3">
          <w:fldChar w:fldCharType="begin">
            <w:fldData xml:space="preserve">PEVuZE5vdGU+PENpdGU+PEF1dGhvcj5NY0theTwvQXV0aG9yPjxZZWFyPjIwMDA8L1llYXI+PFJl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</w:fldData>
          </w:fldChar>
        </w:r>
        <w:r w:rsidR="00CB5FE3" w:rsidRPr="00BB23B2" w:rsidDel="006146B3">
          <w:delInstrText xml:space="preserve"> ADDIN EN.CITE.DATA </w:delInstrText>
        </w:r>
        <w:r w:rsidR="00CB5FE3" w:rsidRPr="00BB23B2" w:rsidDel="006146B3">
          <w:fldChar w:fldCharType="end"/>
        </w:r>
        <w:r w:rsidR="005325A7" w:rsidRPr="00BB23B2" w:rsidDel="006146B3">
          <w:fldChar w:fldCharType="separate"/>
        </w:r>
        <w:r w:rsidR="00CB5FE3" w:rsidRPr="00BB23B2" w:rsidDel="006146B3">
          <w:delText>[23-25]</w:delText>
        </w:r>
        <w:r w:rsidR="005325A7" w:rsidRPr="00BB23B2" w:rsidDel="006146B3">
          <w:fldChar w:fldCharType="end"/>
        </w:r>
        <w:r w:rsidR="007C2E71" w:rsidRPr="00BB23B2" w:rsidDel="006146B3">
          <w:delText>as initial sampling methods.</w:delText>
        </w:r>
      </w:del>
      <w:r w:rsidR="007C2E71" w:rsidRPr="00BB23B2">
        <w:t xml:space="preserve"> However, both approaches have their limitations</w:t>
      </w:r>
      <w:ins w:id="84" w:author="离 迷" w:date="2024-10-29T19:43:00Z" w16du:dateUtc="2024-10-29T11:43:00Z">
        <w:r w:rsidR="00A553C8">
          <w:rPr>
            <w:rFonts w:eastAsiaTheme="minorEastAsia" w:hint="eastAsia"/>
          </w:rPr>
          <w:t>:</w:t>
        </w:r>
      </w:ins>
      <w:del w:id="85" w:author="离 迷" w:date="2024-10-29T19:43:00Z" w16du:dateUtc="2024-10-29T11:43:00Z">
        <w:r w:rsidR="007C2E71" w:rsidRPr="00BB23B2" w:rsidDel="00A553C8">
          <w:delText>.</w:delText>
        </w:r>
      </w:del>
      <w:r w:rsidR="007C2E71" w:rsidRPr="00BB23B2">
        <w:t xml:space="preserve"> </w:t>
      </w:r>
      <w:ins w:id="86" w:author="离 迷" w:date="2024-10-29T19:43:00Z" w16du:dateUtc="2024-10-29T11:43:00Z">
        <w:r w:rsidR="00A553C8">
          <w:rPr>
            <w:rFonts w:eastAsiaTheme="minorEastAsia" w:hint="eastAsia"/>
          </w:rPr>
          <w:t xml:space="preserve">(1) </w:t>
        </w:r>
      </w:ins>
      <w:ins w:id="87" w:author="离 迷" w:date="2024-10-29T19:50:00Z">
        <w:r w:rsidR="008C5C1C" w:rsidRPr="008C5C1C">
          <w:rPr>
            <w:rFonts w:eastAsiaTheme="minorEastAsia"/>
          </w:rPr>
          <w:t xml:space="preserve">fail </w:t>
        </w:r>
      </w:ins>
      <w:ins w:id="88" w:author="离 迷" w:date="2024-10-29T19:48:00Z">
        <w:r w:rsidR="00A553C8" w:rsidRPr="00A553C8">
          <w:rPr>
            <w:rFonts w:eastAsiaTheme="minorEastAsia"/>
          </w:rPr>
          <w:t>to uniformly explore global information:</w:t>
        </w:r>
      </w:ins>
      <w:ins w:id="89" w:author="离 迷" w:date="2024-10-29T19:46:00Z" w16du:dateUtc="2024-10-29T11:46:00Z">
        <w:r w:rsidR="00A553C8">
          <w:rPr>
            <w:rFonts w:eastAsiaTheme="minorEastAsia" w:hint="eastAsia"/>
          </w:rPr>
          <w:t xml:space="preserve"> </w:t>
        </w:r>
      </w:ins>
      <w:r w:rsidR="000F44F7" w:rsidRPr="00BB23B2">
        <w:t>Random</w:t>
      </w:r>
      <w:r w:rsidR="007C2E71" w:rsidRPr="00BB23B2">
        <w:t xml:space="preserve"> sampling, due to its high </w:t>
      </w:r>
      <w:r w:rsidR="000F44F7" w:rsidRPr="00BB23B2">
        <w:t>Random</w:t>
      </w:r>
      <w:r w:rsidR="007C2E71" w:rsidRPr="00BB23B2">
        <w:t xml:space="preserve">ness, may lead to uneven sample distribution, while </w:t>
      </w:r>
      <w:del w:id="90" w:author="离 迷" w:date="2024-10-22T11:59:00Z" w16du:dateUtc="2024-10-22T03:59:00Z">
        <w:r w:rsidR="007C2E71" w:rsidRPr="00BB23B2" w:rsidDel="00680979">
          <w:delText xml:space="preserve">LHS, although ensuring uniformity in individual dimensions, fails to guarantee uniform sampling across the global search space. </w:delText>
        </w:r>
      </w:del>
      <w:r w:rsidR="007C2E71" w:rsidRPr="00BB23B2">
        <w:t xml:space="preserve">LHS operates by independently stratifying each dimension and then combining these strata into sampling points, which means that uniformity is only assured in individual dimensions. </w:t>
      </w:r>
      <w:ins w:id="91" w:author="离 迷" w:date="2024-10-29T19:49:00Z" w16du:dateUtc="2024-10-29T11:49:00Z">
        <w:r w:rsidR="00A553C8">
          <w:rPr>
            <w:rFonts w:eastAsiaTheme="minorEastAsia" w:hint="eastAsia"/>
          </w:rPr>
          <w:t xml:space="preserve">(2) </w:t>
        </w:r>
      </w:ins>
      <w:ins w:id="92" w:author="离 迷" w:date="2024-10-29T19:49:00Z">
        <w:r w:rsidR="00A553C8" w:rsidRPr="00A553C8">
          <w:rPr>
            <w:rFonts w:eastAsiaTheme="minorEastAsia"/>
          </w:rPr>
          <w:t>unable to</w:t>
        </w:r>
      </w:ins>
      <w:ins w:id="93" w:author="离 迷" w:date="2024-10-29T19:49:00Z" w16du:dateUtc="2024-10-29T11:49:00Z">
        <w:r w:rsidR="008C5C1C">
          <w:rPr>
            <w:rFonts w:eastAsiaTheme="minorEastAsia" w:hint="eastAsia"/>
          </w:rPr>
          <w:t xml:space="preserve"> </w:t>
        </w:r>
      </w:ins>
      <w:ins w:id="94" w:author="离 迷" w:date="2024-10-29T19:49:00Z">
        <w:r w:rsidR="008C5C1C" w:rsidRPr="008C5C1C">
          <w:rPr>
            <w:rFonts w:eastAsiaTheme="minorEastAsia"/>
          </w:rPr>
          <w:t>leverage relevant knowledge:</w:t>
        </w:r>
      </w:ins>
      <w:ins w:id="95" w:author="离 迷" w:date="2024-10-29T19:49:00Z" w16du:dateUtc="2024-10-29T11:49:00Z">
        <w:r w:rsidR="008C5C1C">
          <w:rPr>
            <w:rFonts w:eastAsiaTheme="minorEastAsia" w:hint="eastAsia"/>
          </w:rPr>
          <w:t xml:space="preserve"> </w:t>
        </w:r>
      </w:ins>
      <w:ins w:id="96" w:author="离 迷" w:date="2024-10-29T19:52:00Z">
        <w:r w:rsidR="008C5C1C" w:rsidRPr="008C5C1C">
          <w:rPr>
            <w:rFonts w:eastAsiaTheme="minorEastAsia"/>
          </w:rPr>
          <w:t>Conventional initial sampling methods are suitable for scenarios where the target task is entirely isolated and unknown.</w:t>
        </w:r>
      </w:ins>
      <w:ins w:id="97" w:author="离 迷" w:date="2024-10-29T19:53:00Z" w16du:dateUtc="2024-10-29T11:53:00Z">
        <w:r w:rsidR="008C5C1C" w:rsidRPr="00BB23B2">
          <w:t xml:space="preserve"> </w:t>
        </w:r>
      </w:ins>
      <w:ins w:id="98" w:author="离 迷" w:date="2024-10-29T19:55:00Z">
        <w:r w:rsidR="008C5C1C" w:rsidRPr="008C5C1C">
          <w:t>However, human experts typically do not randomly select initial experiments; instead, they rely on prior experiences gained from previous optimization activities to guide the initial exploration of new tasks</w:t>
        </w:r>
      </w:ins>
      <w:ins w:id="99" w:author="离 迷" w:date="2024-10-29T19:56:00Z" w16du:dateUtc="2024-10-29T11:56:00Z">
        <w:r w:rsidR="008C5C1C">
          <w:rPr>
            <w:rFonts w:eastAsiaTheme="minorEastAsia" w:hint="eastAsia"/>
          </w:rPr>
          <w:t xml:space="preserve"> </w:t>
        </w:r>
        <w:r w:rsidR="008C5C1C" w:rsidRPr="00BB23B2">
          <w:fldChar w:fldCharType="begin">
            <w:fldData xml:space="preserve">PEVuZE5vdGU+PENpdGU+PEF1dGhvcj5BaG1hZGk8L0F1dGhvcj48WWVhcj4yMDIxPC9ZZWFyPjxS
ZWNOdW0+Mjg8L1JlY051bT48RGlzcGxheVRleHQ+WzI2LTMwXTwvRGlzcGxheVRleHQ+PHJlY29y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8C5C1C" w:rsidRPr="00BB23B2">
          <w:instrText xml:space="preserve"> ADDIN EN.CITE </w:instrText>
        </w:r>
        <w:r w:rsidR="008C5C1C" w:rsidRPr="00BB23B2">
          <w:fldChar w:fldCharType="begin">
            <w:fldData xml:space="preserve">PEVuZE5vdGU+PENpdGU+PEF1dGhvcj5BaG1hZGk8L0F1dGhvcj48WWVhcj4yMDIxPC9ZZWFyPjxS
ZWNOdW0+Mjg8L1JlY051bT48RGlzcGxheVRleHQ+WzI2LTMwXTwvRGlzcGxheVRleHQ+PHJlY29y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8C5C1C" w:rsidRPr="00BB23B2">
          <w:instrText xml:space="preserve"> ADDIN EN.CITE.DATA </w:instrText>
        </w:r>
        <w:r w:rsidR="008C5C1C" w:rsidRPr="00BB23B2">
          <w:fldChar w:fldCharType="end"/>
        </w:r>
        <w:r w:rsidR="008C5C1C" w:rsidRPr="00BB23B2">
          <w:fldChar w:fldCharType="separate"/>
        </w:r>
        <w:r w:rsidR="008C5C1C" w:rsidRPr="00BB23B2">
          <w:t>[26-30]</w:t>
        </w:r>
        <w:r w:rsidR="008C5C1C" w:rsidRPr="00BB23B2">
          <w:fldChar w:fldCharType="end"/>
        </w:r>
      </w:ins>
      <w:ins w:id="100" w:author="离 迷" w:date="2024-10-29T19:55:00Z">
        <w:r w:rsidR="008C5C1C" w:rsidRPr="008C5C1C">
          <w:t xml:space="preserve">. Therefore, if relevant data from previous optimization </w:t>
        </w:r>
      </w:ins>
      <w:ins w:id="101" w:author="离 迷" w:date="2024-10-29T19:57:00Z" w16du:dateUtc="2024-10-29T11:57:00Z">
        <w:r w:rsidR="008C5C1C">
          <w:rPr>
            <w:rFonts w:eastAsiaTheme="minorEastAsia" w:hint="eastAsia"/>
          </w:rPr>
          <w:t>campaigns</w:t>
        </w:r>
      </w:ins>
      <w:ins w:id="102" w:author="离 迷" w:date="2024-10-29T19:55:00Z">
        <w:r w:rsidR="008C5C1C" w:rsidRPr="008C5C1C">
          <w:t xml:space="preserve"> could be transferred to inform the sampling process of the target task, it would significantly enhance sampling efficiency and optimization </w:t>
        </w:r>
      </w:ins>
      <w:ins w:id="103" w:author="离 迷" w:date="2024-10-29T19:58:00Z">
        <w:r w:rsidR="008C5C1C" w:rsidRPr="008C5C1C">
          <w:t>results</w:t>
        </w:r>
      </w:ins>
      <w:ins w:id="104" w:author="离 迷" w:date="2024-10-29T20:04:00Z" w16du:dateUtc="2024-10-29T12:04:00Z">
        <w:r w:rsidR="00DC15AF">
          <w:rPr>
            <w:rFonts w:eastAsiaTheme="minorEastAsia" w:hint="eastAsia"/>
          </w:rPr>
          <w:t xml:space="preserve"> </w:t>
        </w:r>
        <w:r w:rsidR="00DC15AF" w:rsidRPr="00BB23B2">
          <w:fldChar w:fldCharType="begin"/>
        </w:r>
        <w:r w:rsidR="00DC15AF" w:rsidRPr="00BB23B2">
          <w:instrText xml:space="preserve"> ADDIN EN.CITE &lt;EndNote&gt;&lt;Cite&gt;&lt;Author&gt;Weiss&lt;/Author&gt;&lt;Year&gt;2016&lt;/Year&gt;&lt;RecNum&gt;33&lt;/RecNum&gt;&lt;DisplayText&gt;[31, 32]&lt;/DisplayText&gt;&lt;record&gt;&lt;rec-number&gt;33&lt;/rec-number&gt;&lt;foreign-keys&gt;&lt;key app="EN" db-id="w99e5fpw0evf57esaruvxr2xaxexxs9rs995" timestamp="1729694871"&gt;33&lt;/key&gt;&lt;/foreign-keys&gt;&lt;ref-type name="Journal Article"&gt;17&lt;/ref-type&gt;&lt;contributors&gt;&lt;authors&gt;&lt;author&gt;Weiss, Karl&lt;/author&gt;&lt;author&gt;Khoshgoftaar, Taghi&lt;/author&gt;&lt;author&gt;Wang, DingDing&lt;/author&gt;&lt;/authors&gt;&lt;/contributors&gt;&lt;titles&gt;&lt;title&gt;A survey of transfer learning&lt;/title&gt;&lt;secondary-title&gt;Journal of Big Data&lt;/secondary-title&gt;&lt;/titles&gt;&lt;periodical&gt;&lt;full-title&gt;Journal of Big Data&lt;/full-title&gt;&lt;/periodical&gt;&lt;volume&gt;3&lt;/volume&gt;&lt;dates&gt;&lt;year&gt;2016&lt;/year&gt;&lt;pub-dates&gt;&lt;date&gt;05/28&lt;/date&gt;&lt;/pub-dates&gt;&lt;/dates&gt;&lt;urls&gt;&lt;/urls&gt;&lt;electronic-resource-num&gt;10.1186/s40537-016-0043-6&lt;/electronic-resource-num&gt;&lt;/record&gt;&lt;/Cite&gt;&lt;Cite&gt;&lt;Author&gt;Niu&lt;/Author&gt;&lt;Year&gt;2020&lt;/Year&gt;&lt;RecNum&gt;34&lt;/RecNum&gt;&lt;record&gt;&lt;rec-number&gt;34&lt;/rec-number&gt;&lt;foreign-keys&gt;&lt;key app="EN" db-id="w99e5fpw0evf57esaruvxr2xaxexxs9rs995" timestamp="1729694873"&gt;34&lt;/key&gt;&lt;/foreign-keys&gt;&lt;ref-type name="Journal Article"&gt;17&lt;/ref-type&gt;&lt;contributors&gt;&lt;authors&gt;&lt;author&gt;Niu, Shuteng&lt;/author&gt;&lt;author&gt;Liu, Yongxin&lt;/author&gt;&lt;author&gt;Wang, Jian&lt;/author&gt;&lt;author&gt;Song, Houbing&lt;/author&gt;&lt;/authors&gt;&lt;/contributors&gt;&lt;titles&gt;&lt;title&gt;A Decade Survey of Transfer Learning (2010–2020)&lt;/title&gt;&lt;secondary-title&gt;IEEE Transactions on Artificial Intelligence&lt;/secondary-title&gt;&lt;/titles&gt;&lt;periodical&gt;&lt;full-title&gt;IEEE Transactions on Artificial Intelligence&lt;/full-title&gt;&lt;/periodical&gt;&lt;pages&gt;151-166&lt;/pages&gt;&lt;volume&gt;1&lt;/volume&gt;&lt;dates&gt;&lt;year&gt;2020&lt;/year&gt;&lt;pub-dates&gt;&lt;date&gt;10/01&lt;/date&gt;&lt;/pub-dates&gt;&lt;/dates&gt;&lt;urls&gt;&lt;/urls&gt;&lt;electronic-resource-num&gt;10.1109/TAI.2021.3054609&lt;/electronic-resource-num&gt;&lt;/record&gt;&lt;/Cite&gt;&lt;/EndNote&gt;</w:instrText>
        </w:r>
        <w:r w:rsidR="00DC15AF" w:rsidRPr="00BB23B2">
          <w:fldChar w:fldCharType="separate"/>
        </w:r>
        <w:r w:rsidR="00DC15AF" w:rsidRPr="00BB23B2">
          <w:t>[31, 32]</w:t>
        </w:r>
        <w:r w:rsidR="00DC15AF" w:rsidRPr="00BB23B2">
          <w:fldChar w:fldCharType="end"/>
        </w:r>
      </w:ins>
      <w:ins w:id="105" w:author="离 迷" w:date="2024-10-29T19:55:00Z">
        <w:r w:rsidR="008C5C1C" w:rsidRPr="008C5C1C">
          <w:t>.</w:t>
        </w:r>
      </w:ins>
    </w:p>
    <w:p w14:paraId="074FEEFC" w14:textId="1CEF8616" w:rsidR="007C2E71" w:rsidRPr="00BB23B2" w:rsidRDefault="007C2E71" w:rsidP="0016296C">
      <w:del w:id="106" w:author="离 迷" w:date="2024-10-22T11:59:00Z" w16du:dateUtc="2024-10-22T03:59:00Z">
        <w:r w:rsidRPr="00BB23B2" w:rsidDel="00680979">
          <w:delText>For example, in a 3×3 grid, if an LHS sampling point falls within the (1,1) sub-grid, no further sampling points will be placed in the (1,2) and (1,3) sub-grids of the same row, or in the (2,1) and (3,1) sub-grids of the same column.</w:delText>
        </w:r>
      </w:del>
      <w:ins w:id="107" w:author="离 迷" w:date="2024-10-22T12:01:00Z">
        <w:r w:rsidR="00680979" w:rsidRPr="00BB23B2">
          <w:t>For the target black-box function to be optimized (Fig. 1a), performing uniform initial sampling across the global space can provide a rough understanding of the function, helping to avoid getting trapped in local optima and ultimately identifying the global optimum (Fig. 1b).</w:t>
        </w:r>
      </w:ins>
    </w:p>
    <w:p w14:paraId="4A8F9EFD" w14:textId="78E57F0B" w:rsidR="0006571F" w:rsidRPr="00BB23B2" w:rsidRDefault="00680979" w:rsidP="0016296C">
      <w:ins w:id="108" w:author="离 迷" w:date="2024-10-22T12:02:00Z">
        <w:r w:rsidRPr="00BB23B2">
          <w:t xml:space="preserve">The </w:t>
        </w:r>
      </w:ins>
      <w:ins w:id="109" w:author="离 迷" w:date="2024-10-29T19:51:00Z" w16du:dateUtc="2024-10-29T11:51:00Z">
        <w:r w:rsidR="008C5C1C">
          <w:rPr>
            <w:rFonts w:eastAsiaTheme="minorEastAsia" w:hint="eastAsia"/>
          </w:rPr>
          <w:t>c</w:t>
        </w:r>
      </w:ins>
      <w:ins w:id="110" w:author="离 迷" w:date="2024-10-29T19:51:00Z">
        <w:r w:rsidR="008C5C1C" w:rsidRPr="008C5C1C">
          <w:t xml:space="preserve">onventional </w:t>
        </w:r>
      </w:ins>
      <w:ins w:id="111" w:author="离 迷" w:date="2024-10-22T12:02:00Z">
        <w:r w:rsidRPr="00BB23B2">
          <w:t>initial sampling method</w:t>
        </w:r>
      </w:ins>
      <w:ins w:id="112" w:author="离 迷" w:date="2024-10-22T12:02:00Z" w16du:dateUtc="2024-10-22T04:02:00Z">
        <w:r w:rsidRPr="00BB23B2">
          <w:t>s</w:t>
        </w:r>
      </w:ins>
      <w:ins w:id="113" w:author="离 迷" w:date="2024-10-22T12:02:00Z">
        <w:r w:rsidRPr="00BB23B2">
          <w:t xml:space="preserve"> mentioned above</w:t>
        </w:r>
      </w:ins>
      <w:del w:id="114" w:author="离 迷" w:date="2024-10-22T12:02:00Z" w16du:dateUtc="2024-10-22T04:02:00Z">
        <w:r w:rsidR="000F44F7" w:rsidRPr="00BB23B2" w:rsidDel="00680979">
          <w:delText>Random</w:delText>
        </w:r>
        <w:r w:rsidR="007C2E71" w:rsidRPr="00BB23B2" w:rsidDel="00680979">
          <w:delText xml:space="preserve"> sampling and LHS</w:delText>
        </w:r>
      </w:del>
      <w:r w:rsidR="007C2E71" w:rsidRPr="00BB23B2">
        <w:t xml:space="preserve"> are applicable </w:t>
      </w:r>
      <w:r w:rsidR="00C71BCE" w:rsidRPr="00BB23B2">
        <w:t xml:space="preserve">when pertinent data are absent for reference. </w:t>
      </w:r>
      <w:del w:id="115" w:author="离 迷" w:date="2024-10-29T19:53:00Z" w16du:dateUtc="2024-10-29T11:53:00Z">
        <w:r w:rsidR="00C71BCE" w:rsidRPr="00BB23B2" w:rsidDel="008C5C1C">
          <w:delText>Conversely,</w:delText>
        </w:r>
        <w:r w:rsidR="007C2E71" w:rsidRPr="00BB23B2" w:rsidDel="008C5C1C">
          <w:delText xml:space="preserve"> </w:delText>
        </w:r>
      </w:del>
      <w:r w:rsidR="007C2E71" w:rsidRPr="00BB23B2">
        <w:t xml:space="preserve">when relevant data exists, human experts </w:t>
      </w:r>
      <w:r w:rsidR="00C71BCE" w:rsidRPr="00BB23B2">
        <w:t>generally eschew these methods</w:t>
      </w:r>
      <w:ins w:id="116" w:author="离 迷" w:date="2024-10-23T22:47:00Z" w16du:dateUtc="2024-10-23T14:47:00Z">
        <w:r w:rsidR="005325A7" w:rsidRPr="00BB23B2">
          <w:t xml:space="preserve"> </w:t>
        </w:r>
      </w:ins>
      <w:del w:id="117" w:author="离 迷" w:date="2024-10-29T19:56:00Z" w16du:dateUtc="2024-10-29T11:56:00Z">
        <w:r w:rsidR="005325A7" w:rsidRPr="00BB23B2" w:rsidDel="008C5C1C">
          <w:fldChar w:fldCharType="begin">
            <w:fldData xml:space="preserve">PEVuZE5vdGU+PENpdGU+PEF1dGhvcj5BaG1hZGk8L0F1dGhvcj48WWVhcj4yMDIxPC9ZZWFyPjxS
ZWNOdW0+Mjg8L1JlY051bT48RGlzcGxheVRleHQ+WzI2LTMwXTwvRGlzcGxheVRleHQ+PHJlY29y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CB5FE3" w:rsidRPr="00BB23B2" w:rsidDel="008C5C1C">
          <w:delInstrText xml:space="preserve"> ADDIN EN.CITE </w:delInstrText>
        </w:r>
        <w:r w:rsidR="00CB5FE3" w:rsidRPr="00BB23B2" w:rsidDel="008C5C1C">
          <w:fldChar w:fldCharType="begin">
            <w:fldData xml:space="preserve">PEVuZE5vdGU+PENpdGU+PEF1dGhvcj5BaG1hZGk8L0F1dGhvcj48WWVhcj4yMDIxPC9ZZWFyPjxS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</w:fldData>
          </w:fldChar>
        </w:r>
        <w:r w:rsidR="00CB5FE3" w:rsidRPr="00BB23B2" w:rsidDel="008C5C1C">
          <w:delInstrText xml:space="preserve"> ADDIN EN.CITE.DATA </w:delInstrText>
        </w:r>
        <w:r w:rsidR="00CB5FE3" w:rsidRPr="00BB23B2" w:rsidDel="008C5C1C">
          <w:fldChar w:fldCharType="end"/>
        </w:r>
        <w:r w:rsidR="005325A7" w:rsidRPr="00BB23B2" w:rsidDel="008C5C1C">
          <w:fldChar w:fldCharType="separate"/>
        </w:r>
        <w:r w:rsidR="00CB5FE3" w:rsidRPr="00BB23B2" w:rsidDel="008C5C1C">
          <w:delText>[26-30]</w:delText>
        </w:r>
        <w:r w:rsidR="005325A7" w:rsidRPr="00BB23B2" w:rsidDel="008C5C1C">
          <w:fldChar w:fldCharType="end"/>
        </w:r>
      </w:del>
      <w:r w:rsidR="00C71BCE" w:rsidRPr="00BB23B2">
        <w:t>.</w:t>
      </w:r>
      <w:r w:rsidR="007C2E71" w:rsidRPr="00BB23B2">
        <w:t xml:space="preserve"> </w:t>
      </w:r>
      <w:r w:rsidR="00C71BCE" w:rsidRPr="00BB23B2">
        <w:t>I</w:t>
      </w:r>
      <w:r w:rsidR="007C2E71" w:rsidRPr="00BB23B2">
        <w:t xml:space="preserve">nstead, they </w:t>
      </w:r>
      <w:r w:rsidR="00C71BCE" w:rsidRPr="00BB23B2">
        <w:t>leverage insights from previous optimization tasks to guide the initial exploration of new challenges.</w:t>
      </w:r>
      <w:ins w:id="118" w:author="离 迷" w:date="2024-10-22T12:03:00Z">
        <w:r w:rsidRPr="00BB23B2">
          <w:t>For BO, if relevant information can be obtained from the optimization of a source function, it can help the target function's optimization task directly focus on the global optimum region, thereby reducing the iteration cost</w:t>
        </w:r>
      </w:ins>
      <w:bookmarkStart w:id="119" w:name="_Hlk181116401"/>
      <w:ins w:id="120" w:author="离 迷" w:date="2024-10-22T12:03:00Z" w16du:dateUtc="2024-10-22T04:03:00Z">
        <w:r w:rsidRPr="00BB23B2">
          <w:t>(Fig. 1c)</w:t>
        </w:r>
      </w:ins>
      <w:ins w:id="121" w:author="离 迷" w:date="2024-10-22T12:03:00Z">
        <w:r w:rsidRPr="00BB23B2">
          <w:t>.</w:t>
        </w:r>
      </w:ins>
      <w:bookmarkEnd w:id="119"/>
      <w:r w:rsidR="007C2E71" w:rsidRPr="00BB23B2">
        <w:t xml:space="preserve"> </w:t>
      </w:r>
      <w:r w:rsidR="00C71BCE" w:rsidRPr="00BB23B2">
        <w:t>Transferring knowledge across different optimization tasks reflects a natural inclination in human behavior.</w:t>
      </w:r>
      <w:r w:rsidR="007C2E71" w:rsidRPr="00BB23B2">
        <w:t xml:space="preserve"> </w:t>
      </w:r>
      <w:r w:rsidR="00561CA9" w:rsidRPr="00BB23B2">
        <w:t>However,</w:t>
      </w:r>
      <w:r w:rsidR="007C2E71" w:rsidRPr="00BB23B2">
        <w:t xml:space="preserve"> simulating this knowledge transfer process in </w:t>
      </w:r>
      <w:del w:id="122" w:author="离 迷" w:date="2024-10-22T12:03:00Z" w16du:dateUtc="2024-10-22T04:03:00Z">
        <w:r w:rsidR="007C2E71" w:rsidRPr="00BB23B2" w:rsidDel="00680979">
          <w:delText>Bayesian Optimization (</w:delText>
        </w:r>
      </w:del>
      <w:r w:rsidR="007C2E71" w:rsidRPr="00BB23B2">
        <w:t>BO</w:t>
      </w:r>
      <w:del w:id="123" w:author="离 迷" w:date="2024-10-22T12:03:00Z" w16du:dateUtc="2024-10-22T04:03:00Z">
        <w:r w:rsidR="007C2E71" w:rsidRPr="00BB23B2" w:rsidDel="00680979">
          <w:delText>)</w:delText>
        </w:r>
      </w:del>
      <w:r w:rsidR="007C2E71" w:rsidRPr="00BB23B2">
        <w:t xml:space="preserve"> remains a significant challenge</w:t>
      </w:r>
      <w:del w:id="124" w:author="离 迷" w:date="2024-10-29T20:04:00Z" w16du:dateUtc="2024-10-29T12:04:00Z">
        <w:r w:rsidR="005325A7" w:rsidRPr="00BB23B2" w:rsidDel="00DC15AF">
          <w:fldChar w:fldCharType="begin"/>
        </w:r>
        <w:r w:rsidR="00CB5FE3" w:rsidRPr="00BB23B2" w:rsidDel="00DC15AF">
          <w:delInstrText xml:space="preserve"> ADDIN EN.CITE &lt;EndNote&gt;&lt;Cite&gt;&lt;Author&gt;Weiss&lt;/Author&gt;&lt;Year&gt;2016&lt;/Year&gt;&lt;RecNum&gt;33&lt;/RecNum&gt;&lt;DisplayText&gt;[31, 32]&lt;/DisplayText&gt;&lt;record&gt;&lt;rec-number&gt;33&lt;/rec-number&gt;&lt;foreign-keys&gt;&lt;key app="EN" db-id="w99e5fpw0evf57esaruvxr2xaxexxs9rs995" timestamp="1729694871"&gt;33&lt;/key&gt;&lt;/foreign-keys&gt;&lt;ref-type name="Journal Article"&gt;17&lt;/ref-type&gt;&lt;contributors&gt;&lt;authors&gt;&lt;author&gt;Weiss, Karl&lt;/author&gt;&lt;author&gt;Khoshgoftaar, Taghi&lt;/author&gt;&lt;author&gt;Wang, DingDing&lt;/author&gt;&lt;/authors&gt;&lt;/contributors&gt;&lt;titles&gt;&lt;title&gt;A survey of transfer learning&lt;/title&gt;&lt;secondary-title&gt;Journal of Big Data&lt;/secondary-title&gt;&lt;/titles&gt;&lt;periodical&gt;&lt;full-title&gt;Journal of Big Data&lt;/full-title&gt;&lt;/periodical&gt;&lt;volume&gt;3&lt;/volume&gt;&lt;dates&gt;&lt;year&gt;2016&lt;/year&gt;&lt;pub-dates&gt;&lt;date&gt;05/28&lt;/date&gt;&lt;/pub-dates&gt;&lt;/dates&gt;&lt;urls&gt;&lt;/urls&gt;&lt;electronic-resource-num&gt;10.1186/s40537-016-0043-6&lt;/electronic-resource-num&gt;&lt;/record&gt;&lt;/Cite&gt;&lt;Cite&gt;&lt;Author&gt;Niu&lt;/Author&gt;&lt;Year&gt;2020&lt;/Year&gt;&lt;RecNum&gt;34&lt;/RecNum&gt;&lt;record&gt;&lt;rec-number&gt;34&lt;/rec-number&gt;&lt;foreign-keys&gt;&lt;key app="EN" db-id="w99e5fpw0evf57esaruvxr2xaxexxs9rs995" timestamp="1729694873"&gt;34&lt;/key&gt;&lt;/foreign-keys&gt;&lt;ref-type name="Journal Article"&gt;17&lt;/ref-type&gt;&lt;contributors&gt;&lt;authors&gt;&lt;author&gt;Niu, Shuteng&lt;/author&gt;&lt;author&gt;Liu, Yongxin&lt;/author&gt;&lt;author&gt;Wang, Jian&lt;/author&gt;&lt;author&gt;Song, Houbing&lt;/author&gt;&lt;/authors&gt;&lt;/contributors&gt;&lt;titles&gt;&lt;title&gt;A Decade Survey of Transfer Learning (2010–2020)&lt;/title&gt;&lt;secondary-title&gt;IEEE Transactions on Artificial Intelligence&lt;/secondary-title&gt;&lt;/titles&gt;&lt;periodical&gt;&lt;full-title&gt;IEEE Transactions on Artificial Intelligence&lt;/full-title&gt;&lt;/periodical&gt;&lt;pages&gt;151-166&lt;/pages&gt;&lt;volume&gt;1&lt;/volume&gt;&lt;dates&gt;&lt;year&gt;2020&lt;/year&gt;&lt;pub-dates&gt;&lt;date&gt;10/01&lt;/date&gt;&lt;/pub-dates&gt;&lt;/dates&gt;&lt;urls&gt;&lt;/urls&gt;&lt;electronic-resource-num&gt;10.1109/TAI.2021.3054609&lt;/electronic-resource-num&gt;&lt;/record&gt;&lt;/Cite&gt;&lt;/EndNote&gt;</w:delInstrText>
        </w:r>
        <w:r w:rsidR="005325A7" w:rsidRPr="00BB23B2" w:rsidDel="00DC15AF">
          <w:fldChar w:fldCharType="separate"/>
        </w:r>
        <w:r w:rsidR="00CB5FE3" w:rsidRPr="00BB23B2" w:rsidDel="00DC15AF">
          <w:delText>[31, 32]</w:delText>
        </w:r>
        <w:r w:rsidR="005325A7" w:rsidRPr="00BB23B2" w:rsidDel="00DC15AF">
          <w:fldChar w:fldCharType="end"/>
        </w:r>
      </w:del>
      <w:r w:rsidR="007C2E71" w:rsidRPr="00BB23B2">
        <w:t>.</w:t>
      </w:r>
    </w:p>
    <w:p w14:paraId="11DF55CE" w14:textId="77777777" w:rsidR="0006571F" w:rsidRPr="00BB23B2" w:rsidRDefault="0006571F" w:rsidP="0016296C"/>
    <w:p w14:paraId="67818B06" w14:textId="64A30FAD" w:rsidR="00274A22" w:rsidRPr="00BB23B2" w:rsidRDefault="00AA3D78" w:rsidP="009A47B7">
      <w:pPr>
        <w:ind w:firstLine="0"/>
        <w:jc w:val="center"/>
      </w:pPr>
      <w:ins w:id="125" w:author="离 迷" w:date="2024-10-29T10:37:00Z" w16du:dateUtc="2024-10-29T02:37:00Z">
        <w:r>
          <w:lastRenderedPageBreak/>
          <w:drawing>
            <wp:inline distT="0" distB="0" distL="0" distR="0" wp14:anchorId="6C8E787E" wp14:editId="7C609F7C">
              <wp:extent cx="5274310" cy="2424430"/>
              <wp:effectExtent l="0" t="0" r="2540" b="0"/>
              <wp:docPr id="2072171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1268" name="图片 20721712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inline>
          </w:drawing>
        </w:r>
      </w:ins>
    </w:p>
    <w:p w14:paraId="65C6B166" w14:textId="05022514" w:rsidR="00780EE0" w:rsidRPr="006371A2" w:rsidRDefault="007C2E71" w:rsidP="006371A2">
      <w:pPr>
        <w:ind w:firstLine="0"/>
        <w:rPr>
          <w:rStyle w:val="af6"/>
          <w:sz w:val="21"/>
          <w:szCs w:val="21"/>
        </w:rPr>
      </w:pPr>
      <w:bookmarkStart w:id="126" w:name="_Hlk175148828"/>
      <w:r w:rsidRPr="006371A2">
        <w:rPr>
          <w:rStyle w:val="af8"/>
          <w:sz w:val="21"/>
          <w:szCs w:val="21"/>
        </w:rPr>
        <w:t xml:space="preserve">Figure 1. Schematic </w:t>
      </w:r>
      <w:r w:rsidR="00905B14" w:rsidRPr="006371A2">
        <w:rPr>
          <w:rStyle w:val="af8"/>
          <w:sz w:val="21"/>
          <w:szCs w:val="21"/>
        </w:rPr>
        <w:t xml:space="preserve">illustration </w:t>
      </w:r>
      <w:r w:rsidRPr="006371A2">
        <w:rPr>
          <w:rStyle w:val="af8"/>
          <w:sz w:val="21"/>
          <w:szCs w:val="21"/>
        </w:rPr>
        <w:t>of uniform sampling and transfer sampling strategies.</w:t>
      </w:r>
      <w:r w:rsidRPr="006371A2">
        <w:rPr>
          <w:rStyle w:val="af8"/>
        </w:rPr>
        <w:t xml:space="preserve"> </w:t>
      </w:r>
      <w:r w:rsidR="00905B14" w:rsidRPr="006371A2">
        <w:rPr>
          <w:sz w:val="21"/>
          <w:szCs w:val="21"/>
        </w:rPr>
        <w:t>(</w:t>
      </w:r>
      <w:r w:rsidR="001B2E63" w:rsidRPr="006371A2">
        <w:rPr>
          <w:sz w:val="21"/>
          <w:szCs w:val="21"/>
        </w:rPr>
        <w:t>A</w:t>
      </w:r>
      <w:r w:rsidR="00905B14" w:rsidRPr="006371A2">
        <w:rPr>
          <w:sz w:val="21"/>
          <w:szCs w:val="21"/>
        </w:rPr>
        <w:t>) The target function. (</w:t>
      </w:r>
      <w:r w:rsidR="001B2E63" w:rsidRPr="006371A2">
        <w:rPr>
          <w:sz w:val="21"/>
          <w:szCs w:val="21"/>
        </w:rPr>
        <w:t>B</w:t>
      </w:r>
      <w:r w:rsidR="00905B14" w:rsidRPr="006371A2">
        <w:rPr>
          <w:sz w:val="21"/>
          <w:szCs w:val="21"/>
        </w:rPr>
        <w:t xml:space="preserve">) BO </w:t>
      </w:r>
      <w:r w:rsidR="00CE7C32" w:rsidRPr="006371A2">
        <w:rPr>
          <w:sz w:val="21"/>
          <w:szCs w:val="21"/>
        </w:rPr>
        <w:t xml:space="preserve">with </w:t>
      </w:r>
      <w:r w:rsidR="00905B14" w:rsidRPr="006371A2">
        <w:rPr>
          <w:sz w:val="21"/>
          <w:szCs w:val="21"/>
        </w:rPr>
        <w:t>uniform initial sampling. Uniform initial sampling collects comprehensive global information</w:t>
      </w:r>
      <w:r w:rsidR="00CE7C32" w:rsidRPr="006371A2">
        <w:rPr>
          <w:sz w:val="21"/>
          <w:szCs w:val="21"/>
        </w:rPr>
        <w:t xml:space="preserve"> about the target function</w:t>
      </w:r>
      <w:r w:rsidR="00905B14" w:rsidRPr="006371A2">
        <w:rPr>
          <w:sz w:val="21"/>
          <w:szCs w:val="21"/>
        </w:rPr>
        <w:t>, allowing for the identification of the global optimum after a few iterations. (</w:t>
      </w:r>
      <w:r w:rsidR="001B2E63" w:rsidRPr="006371A2">
        <w:rPr>
          <w:sz w:val="21"/>
          <w:szCs w:val="21"/>
        </w:rPr>
        <w:t>C</w:t>
      </w:r>
      <w:r w:rsidR="00905B14" w:rsidRPr="006371A2">
        <w:rPr>
          <w:sz w:val="21"/>
          <w:szCs w:val="21"/>
        </w:rPr>
        <w:t xml:space="preserve">) BO </w:t>
      </w:r>
      <w:r w:rsidR="00CE7C32" w:rsidRPr="006371A2">
        <w:rPr>
          <w:sz w:val="21"/>
          <w:szCs w:val="21"/>
        </w:rPr>
        <w:t>with</w:t>
      </w:r>
      <w:r w:rsidR="00905B14" w:rsidRPr="006371A2">
        <w:rPr>
          <w:sz w:val="21"/>
          <w:szCs w:val="21"/>
        </w:rPr>
        <w:t xml:space="preserve"> knowledge transfer from a source function. Transfer sampling directly </w:t>
      </w:r>
      <w:r w:rsidR="00CE7C32" w:rsidRPr="006371A2">
        <w:rPr>
          <w:sz w:val="21"/>
          <w:szCs w:val="21"/>
        </w:rPr>
        <w:t xml:space="preserve">focues on the </w:t>
      </w:r>
      <w:r w:rsidR="00905B14" w:rsidRPr="006371A2">
        <w:rPr>
          <w:sz w:val="21"/>
          <w:szCs w:val="21"/>
        </w:rPr>
        <w:t>likely region of the global optimum, achieving rapid convergence through minimal iterations.</w:t>
      </w:r>
    </w:p>
    <w:p w14:paraId="1A5558E1" w14:textId="77777777" w:rsidR="00905B14" w:rsidRPr="00BB23B2" w:rsidRDefault="00905B14" w:rsidP="009A47B7"/>
    <w:bookmarkEnd w:id="126"/>
    <w:p w14:paraId="766DEF86" w14:textId="382EB4B9" w:rsidR="007C2E71" w:rsidRPr="00BB23B2" w:rsidRDefault="007C2E71" w:rsidP="00DA5675">
      <w:pPr>
        <w:ind w:firstLine="0"/>
      </w:pPr>
      <w:del w:id="127" w:author="离 迷" w:date="2024-10-20T18:34:00Z" w16du:dateUtc="2024-10-20T10:34:00Z">
        <w:r w:rsidRPr="00BB23B2" w:rsidDel="00E07F82">
          <w:delText>In this study</w:delText>
        </w:r>
        <w:r w:rsidRPr="00BB23B2" w:rsidDel="00E07F82">
          <w:rPr>
            <w:highlight w:val="yellow"/>
          </w:rPr>
          <w:delText>, we undertook the following work:</w:delText>
        </w:r>
        <w:r w:rsidRPr="00BB23B2" w:rsidDel="00E07F82">
          <w:delText xml:space="preserve"> </w:delText>
        </w:r>
      </w:del>
      <w:ins w:id="128" w:author="离 迷" w:date="2024-10-29T20:05:00Z" w16du:dateUtc="2024-10-29T12:05:00Z">
        <w:r w:rsidR="00DC15AF" w:rsidRPr="00DC15AF">
          <w:t>In this work</w:t>
        </w:r>
      </w:ins>
      <w:ins w:id="129" w:author="离 迷" w:date="2024-10-20T18:34:00Z">
        <w:r w:rsidR="00E07F82" w:rsidRPr="00BB23B2">
          <w:t>, we explore and discuss initial sampling strategies in two BO scenarios.</w:t>
        </w:r>
      </w:ins>
      <w:r w:rsidRPr="00BB23B2">
        <w:t>(</w:t>
      </w:r>
      <w:ins w:id="130" w:author="离 迷" w:date="2024-10-29T20:17:00Z" w16du:dateUtc="2024-10-29T12:17:00Z">
        <w:r w:rsidR="00CD39F5">
          <w:rPr>
            <w:rFonts w:eastAsiaTheme="minorEastAsia" w:hint="eastAsia"/>
          </w:rPr>
          <w:t>1</w:t>
        </w:r>
      </w:ins>
      <w:del w:id="131" w:author="离 迷" w:date="2024-10-29T20:17:00Z" w16du:dateUtc="2024-10-29T12:17:00Z">
        <w:r w:rsidRPr="00BB23B2" w:rsidDel="00CD39F5">
          <w:delText>a</w:delText>
        </w:r>
      </w:del>
      <w:r w:rsidRPr="00BB23B2">
        <w:t xml:space="preserve">) </w:t>
      </w:r>
      <w:ins w:id="132" w:author="离 迷" w:date="2024-10-29T20:06:00Z" w16du:dateUtc="2024-10-29T12:06:00Z">
        <w:r w:rsidR="00DC15AF">
          <w:rPr>
            <w:rFonts w:eastAsiaTheme="minorEastAsia" w:hint="eastAsia"/>
          </w:rPr>
          <w:t>F</w:t>
        </w:r>
        <w:r w:rsidR="00DC15AF" w:rsidRPr="00BB23B2">
          <w:t>or scenarios lacking relevant data references</w:t>
        </w:r>
        <w:r w:rsidR="00DC15AF">
          <w:rPr>
            <w:rFonts w:eastAsiaTheme="minorEastAsia" w:hint="eastAsia"/>
          </w:rPr>
          <w:t>, we</w:t>
        </w:r>
      </w:ins>
      <w:del w:id="133" w:author="离 迷" w:date="2024-10-29T20:06:00Z" w16du:dateUtc="2024-10-29T12:06:00Z">
        <w:r w:rsidR="00C71BCE" w:rsidRPr="00BB23B2" w:rsidDel="00DC15AF">
          <w:delText>We</w:delText>
        </w:r>
      </w:del>
      <w:r w:rsidR="00C71BCE" w:rsidRPr="00BB23B2">
        <w:t xml:space="preserve"> propose a globally uniform initial sampling strategy, Euclidean Distance Sampling (EDS),</w:t>
      </w:r>
      <w:del w:id="134" w:author="离 迷" w:date="2024-10-29T20:06:00Z" w16du:dateUtc="2024-10-29T12:06:00Z">
        <w:r w:rsidR="00C71BCE" w:rsidRPr="00BB23B2" w:rsidDel="00DC15AF">
          <w:delText xml:space="preserve"> for scenarios lacking relevant data references</w:delText>
        </w:r>
      </w:del>
      <w:r w:rsidR="00C71BCE" w:rsidRPr="00BB23B2">
        <w:t xml:space="preserve">. Compared to Random Sampling and Latin Hypercube Sampling (LHS), EDS </w:t>
      </w:r>
      <w:ins w:id="135" w:author="离 迷" w:date="2024-10-29T20:08:00Z">
        <w:r w:rsidR="00DC15AF" w:rsidRPr="00DC15AF">
          <w:t xml:space="preserve">enables uniform initial sampling across the global space, providing a general understanding of the </w:t>
        </w:r>
      </w:ins>
      <w:ins w:id="136" w:author="离 迷" w:date="2024-10-29T20:09:00Z" w16du:dateUtc="2024-10-29T12:09:00Z">
        <w:r w:rsidR="00DC15AF" w:rsidRPr="00BB23B2">
          <w:t>target black-box function</w:t>
        </w:r>
      </w:ins>
      <w:ins w:id="137" w:author="离 迷" w:date="2024-10-29T20:08:00Z">
        <w:r w:rsidR="00DC15AF" w:rsidRPr="00DC15AF">
          <w:t>, thereby avoiding local optima and facilitating the discovery of the global optimum (Fig. 1b).</w:t>
        </w:r>
      </w:ins>
      <w:del w:id="138" w:author="离 迷" w:date="2024-10-29T20:08:00Z" w16du:dateUtc="2024-10-29T12:08:00Z">
        <w:r w:rsidR="00C71BCE" w:rsidRPr="00BB23B2" w:rsidDel="00DC15AF">
          <w:delText>markedly improves the stability of surrogate model performance during the initialization phase and diminishes the risk of convergence to local optima in the optimization process.</w:delText>
        </w:r>
      </w:del>
      <w:r w:rsidRPr="00BB23B2">
        <w:t xml:space="preserve"> (</w:t>
      </w:r>
      <w:ins w:id="139" w:author="离 迷" w:date="2024-10-29T20:17:00Z" w16du:dateUtc="2024-10-29T12:17:00Z">
        <w:r w:rsidR="00CD39F5">
          <w:rPr>
            <w:rFonts w:eastAsiaTheme="minorEastAsia" w:hint="eastAsia"/>
          </w:rPr>
          <w:t>2</w:t>
        </w:r>
      </w:ins>
      <w:del w:id="140" w:author="离 迷" w:date="2024-10-29T20:17:00Z" w16du:dateUtc="2024-10-29T12:17:00Z">
        <w:r w:rsidRPr="00BB23B2" w:rsidDel="00CD39F5">
          <w:delText>b</w:delText>
        </w:r>
      </w:del>
      <w:r w:rsidRPr="00BB23B2">
        <w:t xml:space="preserve">) </w:t>
      </w:r>
      <w:r w:rsidR="00C71BCE" w:rsidRPr="00BB23B2">
        <w:t xml:space="preserve">When relevant data are available, </w:t>
      </w:r>
      <w:ins w:id="141" w:author="离 迷" w:date="2024-10-29T20:10:00Z">
        <w:r w:rsidR="00CD39F5" w:rsidRPr="00CD39F5">
          <w:t xml:space="preserve">we employ a transfer learning strategy </w:t>
        </w:r>
      </w:ins>
      <w:ins w:id="142" w:author="离 迷" w:date="2024-10-29T20:11:00Z" w16du:dateUtc="2024-10-29T12:11:00Z">
        <w:r w:rsidR="00CD39F5" w:rsidRPr="00BB23B2">
          <w:fldChar w:fldCharType="begin"/>
        </w:r>
        <w:r w:rsidR="00CD39F5" w:rsidRPr="00BB23B2">
          <w:instrText xml:space="preserve"> ADDIN EN.CITE &lt;EndNote&gt;&lt;Cite&gt;&lt;Author&gt;Feurer&lt;/Author&gt;&lt;Year&gt;2018&lt;/Year&gt;&lt;RecNum&gt;35&lt;/RecNum&gt;&lt;DisplayText&gt;[33, 34]&lt;/DisplayText&gt;&lt;record&gt;&lt;rec-number&gt;35&lt;/rec-number&gt;&lt;foreign-keys&gt;&lt;key app="EN" db-id="w99e5fpw0evf57esaruvxr2xaxexxs9rs995" timestamp="1729694930"&gt;35&lt;/key&gt;&lt;/foreign-keys&gt;&lt;ref-type name="Conference Proceedings"&gt;10&lt;/ref-type&gt;&lt;contributors&gt;&lt;authors&gt;&lt;author&gt;Feurer, Matthias&lt;/author&gt;&lt;/authors&gt;&lt;/contributors&gt;&lt;titles&gt;&lt;title&gt;Scalable Meta-Learning for Bayesian Optimization using Ranking-Weighted Gaussian Process Ensembles&lt;/title&gt;&lt;/titles&gt;&lt;dates&gt;&lt;year&gt;2018&lt;/year&gt;&lt;/dates&gt;&lt;urls&gt;&lt;/urls&gt;&lt;/record&gt;&lt;/Cite&gt;&lt;Cite&gt;&lt;Author&gt;Volpp&lt;/Author&gt;&lt;Year&gt;2019&lt;/Year&gt;&lt;RecNum&gt;36&lt;/RecNum&gt;&lt;record&gt;&lt;rec-number&gt;36&lt;/rec-number&gt;&lt;foreign-keys&gt;&lt;key app="EN" db-id="w99e5fpw0evf57esaruvxr2xaxexxs9rs995" timestamp="1729694932"&gt;36&lt;/key&gt;&lt;/foreign-keys&gt;&lt;ref-type name="Journal Article"&gt;17&lt;/ref-type&gt;&lt;contributors&gt;&lt;authors&gt;&lt;author&gt;Volpp, Michael&lt;/author&gt;&lt;author&gt;Fröhlich, Lukas P.&lt;/author&gt;&lt;author&gt;Fischer, Kirsten&lt;/author&gt;&lt;author&gt;Doerr, Andreas&lt;/author&gt;&lt;author&gt;Falkner, Stefan&lt;/author&gt;&lt;author&gt;Hutter, Frank&lt;/author&gt;&lt;author&gt;Daniel, Christian&lt;/author&gt;&lt;/authors&gt;&lt;/contributors&gt;&lt;titles&gt;&lt;title&gt;Meta-Learning Acquisition Functions for Transfer Learning in Bayesian Optimization&lt;/title&gt;&lt;secondary-title&gt;arXiv: Machine Learning&lt;/secondary-title&gt;&lt;/titles&gt;&lt;periodical&gt;&lt;full-title&gt;arXiv: Machine Learning&lt;/full-title&gt;&lt;/periodical&gt;&lt;dates&gt;&lt;year&gt;2019&lt;/year&gt;&lt;/dates&gt;&lt;urls&gt;&lt;/urls&gt;&lt;/record&gt;&lt;/Cite&gt;&lt;/EndNote&gt;</w:instrText>
        </w:r>
        <w:r w:rsidR="00CD39F5" w:rsidRPr="00BB23B2">
          <w:fldChar w:fldCharType="separate"/>
        </w:r>
        <w:r w:rsidR="00CD39F5" w:rsidRPr="00BB23B2">
          <w:t>[33, 34]</w:t>
        </w:r>
        <w:r w:rsidR="00CD39F5" w:rsidRPr="00BB23B2">
          <w:fldChar w:fldCharType="end"/>
        </w:r>
        <w:r w:rsidR="00CD39F5">
          <w:rPr>
            <w:rFonts w:eastAsiaTheme="minorEastAsia" w:hint="eastAsia"/>
          </w:rPr>
          <w:t xml:space="preserve"> </w:t>
        </w:r>
      </w:ins>
      <w:ins w:id="143" w:author="离 迷" w:date="2024-10-29T20:10:00Z">
        <w:r w:rsidR="00CD39F5" w:rsidRPr="00CD39F5">
          <w:t>to transfer knowledge from the source function to the optimization task of the target black-box function, helping BO to directly locate the global optimum (Fig. 1c).</w:t>
        </w:r>
      </w:ins>
      <w:del w:id="144" w:author="离 迷" w:date="2024-10-29T20:11:00Z" w16du:dateUtc="2024-10-29T12:11:00Z">
        <w:r w:rsidR="00C71BCE" w:rsidRPr="00BB23B2" w:rsidDel="00CD39F5">
          <w:delText>we utilize a transfer learning strategy that integrates knowledge from related datasets into the sampling process for the target task</w:delText>
        </w:r>
        <w:r w:rsidR="005325A7" w:rsidRPr="00BB23B2" w:rsidDel="00CD39F5">
          <w:fldChar w:fldCharType="begin"/>
        </w:r>
        <w:r w:rsidR="00CB5FE3" w:rsidRPr="00BB23B2" w:rsidDel="00CD39F5">
          <w:delInstrText xml:space="preserve"> ADDIN EN.CITE &lt;EndNote&gt;&lt;Cite&gt;&lt;Author&gt;Feurer&lt;/Author&gt;&lt;Year&gt;2018&lt;/Year&gt;&lt;RecNum&gt;35&lt;/RecNum&gt;&lt;DisplayText&gt;[33, 34]&lt;/DisplayText&gt;&lt;record&gt;&lt;rec-number&gt;35&lt;/rec-number&gt;&lt;foreign-keys&gt;&lt;key app="EN" db-id="w99e5fpw0evf57esaruvxr2xaxexxs9rs995" timestamp="1729694930"&gt;35&lt;/key&gt;&lt;/foreign-keys&gt;&lt;ref-type name="Conference Proceedings"&gt;10&lt;/ref-type&gt;&lt;contributors&gt;&lt;authors&gt;&lt;author&gt;Feurer, Matthias&lt;/author&gt;&lt;/authors&gt;&lt;/contributors&gt;&lt;titles&gt;&lt;title&gt;Scalable Meta-Learning for Bayesian Optimization using Ranking-Weighted Gaussian Process Ensembles&lt;/title&gt;&lt;/titles&gt;&lt;dates&gt;&lt;year&gt;2018&lt;/year&gt;&lt;/dates&gt;&lt;urls&gt;&lt;/urls&gt;&lt;/record&gt;&lt;/Cite&gt;&lt;Cite&gt;&lt;Author&gt;Volpp&lt;/Author&gt;&lt;Year&gt;2019&lt;/Year&gt;&lt;RecNum&gt;36&lt;/RecNum&gt;&lt;record&gt;&lt;rec-number&gt;36&lt;/rec-number&gt;&lt;foreign-keys&gt;&lt;key app="EN" db-id="w99e5fpw0evf57esaruvxr2xaxexxs9rs995" timestamp="1729694932"&gt;36&lt;/key&gt;&lt;/foreign-keys&gt;&lt;ref-type name="Journal Article"&gt;17&lt;/ref-type&gt;&lt;contributors&gt;&lt;authors&gt;&lt;author&gt;Volpp, Michael&lt;/author&gt;&lt;author&gt;Fröhlich, Lukas P.&lt;/author&gt;&lt;author&gt;Fischer, Kirsten&lt;/author&gt;&lt;author&gt;Doerr, Andreas&lt;/author&gt;&lt;author&gt;Falkner, Stefan&lt;/author&gt;&lt;author&gt;Hutter, Frank&lt;/author&gt;&lt;author&gt;Daniel, Christian&lt;/author&gt;&lt;/authors&gt;&lt;/contributors&gt;&lt;titles&gt;&lt;title&gt;Meta-Learning Acquisition Functions for Transfer Learning in Bayesian Optimization&lt;/title&gt;&lt;secondary-title&gt;arXiv: Machine Learning&lt;/secondary-title&gt;&lt;/titles&gt;&lt;periodical&gt;&lt;full-title&gt;arXiv: Machine Learning&lt;/full-title&gt;&lt;/periodical&gt;&lt;dates&gt;&lt;year&gt;2019&lt;/year&gt;&lt;/dates&gt;&lt;urls&gt;&lt;/urls&gt;&lt;/record&gt;&lt;/Cite&gt;&lt;/EndNote&gt;</w:delInstrText>
        </w:r>
        <w:r w:rsidR="005325A7" w:rsidRPr="00BB23B2" w:rsidDel="00CD39F5">
          <w:fldChar w:fldCharType="separate"/>
        </w:r>
        <w:r w:rsidR="00CB5FE3" w:rsidRPr="00BB23B2" w:rsidDel="00CD39F5">
          <w:delText>[33, 34]</w:delText>
        </w:r>
        <w:r w:rsidR="005325A7" w:rsidRPr="00BB23B2" w:rsidDel="00CD39F5">
          <w:fldChar w:fldCharType="end"/>
        </w:r>
        <w:r w:rsidR="00C71BCE" w:rsidRPr="00BB23B2" w:rsidDel="00CD39F5">
          <w:delText>, thus reducing the experimental effort needed to locate the global optimum. The distinctive feature of this method lies in its capability to assess the correlation between the source model and the target task across iterations. It dynamically adjusts the extent of knowledge transfer based on this correlation, thereby facilitating effective and reliable transfer sampling in Bayesian Optimization.</w:delText>
        </w:r>
      </w:del>
      <w:r w:rsidR="00F56448" w:rsidRPr="00BB23B2">
        <w:t xml:space="preserve">It is noteworthy that the two methods described above are tailored to initial sampling strategies and function in </w:t>
      </w:r>
      <w:r w:rsidR="00F56448" w:rsidRPr="00BB23B2">
        <w:lastRenderedPageBreak/>
        <w:t>parallel. In practical optimization scenarios, the choice of an appropriate initial sampling method should be informed by the specific context of data availability.</w:t>
      </w:r>
    </w:p>
    <w:p w14:paraId="4F59FEB3" w14:textId="1BFDB15D" w:rsidR="002D7A18" w:rsidRPr="002D7A18" w:rsidRDefault="002D7A18" w:rsidP="00DA5675">
      <w:pPr>
        <w:rPr>
          <w:rFonts w:eastAsiaTheme="minorEastAsia" w:hint="eastAsia"/>
        </w:rPr>
      </w:pPr>
      <w:r w:rsidRPr="002D7A18">
        <w:rPr>
          <w:rFonts w:eastAsiaTheme="minorEastAsia"/>
        </w:rPr>
        <w:t xml:space="preserve">This paper is organized as follows: Section 2 introduces the proposed Euclidean Distance Sampling (EDS) and transfer sampling </w:t>
      </w:r>
      <w:r w:rsidRPr="00BB23B2">
        <w:t>strategy</w:t>
      </w:r>
      <w:r w:rsidRPr="002D7A18">
        <w:rPr>
          <w:rFonts w:eastAsiaTheme="minorEastAsia"/>
        </w:rPr>
        <w:t xml:space="preserve">; Section 3 illustrates these methods using the Goldstein-Price function </w:t>
      </w:r>
      <w:r w:rsidRPr="00BB23B2">
        <w:fldChar w:fldCharType="begin"/>
      </w:r>
      <w:r w:rsidRPr="00BB23B2">
        <w:instrText xml:space="preserve"> ADDIN EN.CITE &lt;EndNote&gt;&lt;Cite&gt;&lt;Author&gt;Jamil&lt;/Author&gt;&lt;Year&gt;2013&lt;/Year&gt;&lt;RecNum&gt;37&lt;/RecNum&gt;&lt;DisplayText&gt;[35]&lt;/DisplayText&gt;&lt;record&gt;&lt;rec-number&gt;37&lt;/rec-number&gt;&lt;foreign-keys&gt;&lt;key app="EN" db-id="w99e5fpw0evf57esaruvxr2xaxexxs9rs995" timestamp="1729694971"&gt;37&lt;/key&gt;&lt;/foreign-keys&gt;&lt;ref-type name="Journal Article"&gt;17&lt;/ref-type&gt;&lt;contributors&gt;&lt;authors&gt;&lt;author&gt;Jamil, Momin&lt;/author&gt;&lt;author&gt;Yang, Xin-She&lt;/author&gt;&lt;/authors&gt;&lt;/contributors&gt;&lt;titles&gt;&lt;title&gt;A Literature Survey of Benchmark Functions For Global Optimization Problems&lt;/title&gt;&lt;secondary-title&gt;Int. J. of Mathematical Modelling and Numerical Optimisation&lt;/secondary-title&gt;&lt;/titles&gt;&lt;periodical&gt;&lt;full-title&gt;Int. J. of Mathematical Modelling and Numerical Optimisation&lt;/full-title&gt;&lt;/periodical&gt;&lt;volume&gt;4&lt;/volume&gt;&lt;dates&gt;&lt;year&gt;2013&lt;/year&gt;&lt;pub-dates&gt;&lt;date&gt;08/19&lt;/date&gt;&lt;/pub-dates&gt;&lt;/dates&gt;&lt;urls&gt;&lt;/urls&gt;&lt;electronic-resource-num&gt;10.1504/IJMMNO.2013.055204&lt;/electronic-resource-num&gt;&lt;/record&gt;&lt;/Cite&gt;&lt;/EndNote&gt;</w:instrText>
      </w:r>
      <w:r w:rsidRPr="00BB23B2">
        <w:fldChar w:fldCharType="separate"/>
      </w:r>
      <w:r w:rsidRPr="00BB23B2">
        <w:t>[35]</w:t>
      </w:r>
      <w:r w:rsidRPr="00BB23B2">
        <w:fldChar w:fldCharType="end"/>
      </w:r>
      <w:r w:rsidRPr="002D7A18">
        <w:rPr>
          <w:rFonts w:eastAsiaTheme="minorEastAsia"/>
        </w:rPr>
        <w:t xml:space="preserve">; Section 4 conducts simulated optimization and algorithm testing on two real material datasets—the Buchwald-Hartwig cross-coupling reaction dataset and the alloy creep life dataset. </w:t>
      </w:r>
      <w:ins w:id="145" w:author="离 迷" w:date="2024-10-29T20:14:00Z">
        <w:r w:rsidR="00CD39F5" w:rsidRPr="00CD39F5">
          <w:rPr>
            <w:rFonts w:eastAsiaTheme="minorEastAsia"/>
          </w:rPr>
          <w:t xml:space="preserve">Finally, we provide evidence that </w:t>
        </w:r>
      </w:ins>
      <w:ins w:id="146" w:author="离 迷" w:date="2024-10-29T20:15:00Z" w16du:dateUtc="2024-10-29T12:15:00Z">
        <w:r w:rsidR="00CD39F5">
          <w:rPr>
            <w:rFonts w:eastAsiaTheme="minorEastAsia" w:hint="eastAsia"/>
          </w:rPr>
          <w:t xml:space="preserve">the </w:t>
        </w:r>
      </w:ins>
      <w:ins w:id="147" w:author="离 迷" w:date="2024-10-29T20:14:00Z">
        <w:r w:rsidR="00CD39F5" w:rsidRPr="00CD39F5">
          <w:rPr>
            <w:rFonts w:eastAsiaTheme="minorEastAsia"/>
          </w:rPr>
          <w:t xml:space="preserve">EDS </w:t>
        </w:r>
      </w:ins>
      <w:ins w:id="148" w:author="离 迷" w:date="2024-10-29T20:15:00Z" w16du:dateUtc="2024-10-29T12:15:00Z">
        <w:r w:rsidR="00CD39F5" w:rsidRPr="00CD39F5">
          <w:rPr>
            <w:rFonts w:eastAsiaTheme="minorEastAsia"/>
          </w:rPr>
          <w:t xml:space="preserve">strategy </w:t>
        </w:r>
      </w:ins>
      <w:ins w:id="149" w:author="离 迷" w:date="2024-10-29T20:14:00Z">
        <w:r w:rsidR="00CD39F5" w:rsidRPr="00CD39F5">
          <w:rPr>
            <w:rFonts w:eastAsiaTheme="minorEastAsia"/>
          </w:rPr>
          <w:t xml:space="preserve">significantly enhances the stability of model performance when initializing the surrogate model, while reducing the risk of converging to local extrema during the BO process. </w:t>
        </w:r>
      </w:ins>
      <w:ins w:id="150" w:author="离 迷" w:date="2024-10-29T20:22:00Z">
        <w:r w:rsidR="00B54D5D" w:rsidRPr="00B54D5D">
          <w:rPr>
            <w:rFonts w:eastAsiaTheme="minorEastAsia"/>
          </w:rPr>
          <w:t>The transfer sampling strategy enables the analysis of the correlation between the source model and the target task throughout the iterative process of BO. By dynamically adjusting the degree of knowledge transfer based on this correlation, this approach effectively assists in the optimization of the target task when the source task is relevant.</w:t>
        </w:r>
      </w:ins>
      <w:del w:id="151" w:author="离 迷" w:date="2024-10-29T20:13:00Z" w16du:dateUtc="2024-10-29T12:13:00Z">
        <w:r w:rsidRPr="002D7A18" w:rsidDel="00CD39F5">
          <w:rPr>
            <w:rFonts w:eastAsiaTheme="minorEastAsia"/>
          </w:rPr>
          <w:delText>Finally, we provide evidence demonstrating that, across various contexts of data availability, both EDS and transfer sampling strategies significantly enhance the optimization process of the target task.</w:delText>
        </w:r>
      </w:del>
    </w:p>
    <w:p w14:paraId="3525B001" w14:textId="0697312A" w:rsidR="0022198D" w:rsidRPr="00BB23B2" w:rsidRDefault="005E0285" w:rsidP="00BB23B2">
      <w:pPr>
        <w:pStyle w:val="1"/>
      </w:pPr>
      <w:r w:rsidRPr="00BB23B2">
        <w:t>Methodology</w:t>
      </w:r>
    </w:p>
    <w:p w14:paraId="3C2C5663" w14:textId="7A0F83A9" w:rsidR="0006571F" w:rsidRPr="00BB23B2" w:rsidRDefault="0006571F" w:rsidP="0016296C">
      <w:r w:rsidRPr="00BB23B2">
        <w:t xml:space="preserve">In this paper, we explore two primary approaches: (1) </w:t>
      </w:r>
      <w:r w:rsidR="00067CAD" w:rsidRPr="00BB23B2">
        <w:t>the Euclidean</w:t>
      </w:r>
      <w:r w:rsidR="00D326E8" w:rsidRPr="00BB23B2">
        <w:t xml:space="preserve"> </w:t>
      </w:r>
      <w:r w:rsidR="00067CAD" w:rsidRPr="00BB23B2">
        <w:t>distance sampling</w:t>
      </w:r>
      <w:r w:rsidRPr="00BB23B2">
        <w:t xml:space="preserve"> and (2) the transfer sampling </w:t>
      </w:r>
      <w:r w:rsidR="003C5382" w:rsidRPr="00BB23B2">
        <w:t>strategy</w:t>
      </w:r>
      <w:r w:rsidRPr="00BB23B2">
        <w:t>. These methods enable the adaptation of Bayesian optimization strategies in different scenarios, achieving more stable and efficient optimization.</w:t>
      </w:r>
    </w:p>
    <w:p w14:paraId="0BFAE8A3" w14:textId="271931DD" w:rsidR="0006571F" w:rsidRPr="00BB23B2" w:rsidRDefault="0006571F" w:rsidP="0016296C">
      <w:r w:rsidRPr="00BB23B2">
        <w:t>We demonstrate the implementation of these methods on the Goldstein-Price function dataset, the Buchwald-Hartwig cross-coupling reaction dataset, and the alloy creep life dataset. For</w:t>
      </w:r>
      <w:r w:rsidR="00067CAD" w:rsidRPr="00BB23B2">
        <w:t xml:space="preserve"> EDS</w:t>
      </w:r>
      <w:r w:rsidRPr="00BB23B2">
        <w:t xml:space="preserve">, we compare it with LHS and </w:t>
      </w:r>
      <w:r w:rsidR="000F44F7" w:rsidRPr="00BB23B2">
        <w:t>Random</w:t>
      </w:r>
      <w:r w:rsidRPr="00BB23B2">
        <w:t xml:space="preserve"> sampling, examining the impact of different sampling methods on initial model construction and subsequent optimization. For transfer sampling, we compare it with standard Bayesian optimization, analyzing the performance of transfer BO using different source data against standard BO</w:t>
      </w:r>
      <w:r w:rsidR="00FD1DCA" w:rsidRPr="00BB23B2">
        <w:t xml:space="preserve"> with no source data</w:t>
      </w:r>
      <w:r w:rsidRPr="00BB23B2">
        <w:t>. Through testing on one function dataset and two materials datasets, we demonstrate the stable effectiveness and broad applicability of these two sampling strategies.</w:t>
      </w:r>
    </w:p>
    <w:p w14:paraId="1571FA99" w14:textId="34621F3D" w:rsidR="0063527C" w:rsidRPr="009A47B7" w:rsidRDefault="00067CAD" w:rsidP="00247063">
      <w:pPr>
        <w:pStyle w:val="2"/>
        <w:rPr>
          <w:rFonts w:ascii="Times New Roman" w:hAnsi="Times New Roman" w:cs="Times New Roman"/>
        </w:rPr>
      </w:pPr>
      <w:r w:rsidRPr="009A47B7">
        <w:rPr>
          <w:rFonts w:ascii="Times New Roman" w:hAnsi="Times New Roman" w:cs="Times New Roman"/>
        </w:rPr>
        <w:t>Euclidean</w:t>
      </w:r>
      <w:r w:rsidR="00D165D1" w:rsidRPr="009A47B7">
        <w:rPr>
          <w:rFonts w:ascii="Times New Roman" w:hAnsi="Times New Roman" w:cs="Times New Roman"/>
        </w:rPr>
        <w:t xml:space="preserve"> </w:t>
      </w:r>
      <w:r w:rsidRPr="009A47B7">
        <w:rPr>
          <w:rFonts w:ascii="Times New Roman" w:hAnsi="Times New Roman" w:cs="Times New Roman"/>
        </w:rPr>
        <w:t>distance sampling</w:t>
      </w:r>
      <w:r w:rsidR="007352E7" w:rsidRPr="009A47B7">
        <w:rPr>
          <w:rFonts w:ascii="Times New Roman" w:hAnsi="Times New Roman" w:cs="Times New Roman"/>
        </w:rPr>
        <w:tab/>
      </w:r>
    </w:p>
    <w:p w14:paraId="2F7EB0A4" w14:textId="0AD44825" w:rsidR="002621D2" w:rsidRPr="00BB23B2" w:rsidRDefault="002621D2" w:rsidP="0016296C">
      <w:r w:rsidRPr="00BB23B2">
        <w:t xml:space="preserve">To ensure uniformity in sampling across the search space, we propose a sampling strategy based on Euclidean distance, referred to as </w:t>
      </w:r>
      <w:r w:rsidR="00067CAD" w:rsidRPr="00BB23B2">
        <w:t>EDS</w:t>
      </w:r>
      <w:r w:rsidRPr="00BB23B2">
        <w:t xml:space="preserve">. This strategy is implemented </w:t>
      </w:r>
      <w:r w:rsidRPr="00BB23B2">
        <w:lastRenderedPageBreak/>
        <w:t>through the following steps:</w:t>
      </w:r>
    </w:p>
    <w:p w14:paraId="767D0C9C" w14:textId="536AB267" w:rsidR="00DE5F42" w:rsidRPr="00BB23B2" w:rsidRDefault="00DE5F42" w:rsidP="0016296C">
      <w:r w:rsidRPr="00BB23B2">
        <w:t>1.</w:t>
      </w:r>
      <w:r w:rsidR="002621D2" w:rsidRPr="00BB23B2">
        <w:t xml:space="preserve"> Initialize sampling: For the parameter space </w:t>
      </w:r>
      <w:r w:rsidRPr="00BB23B2">
        <w:t>X</w:t>
      </w:r>
      <w:r w:rsidR="005E0285" w:rsidRPr="00BB23B2">
        <w:t xml:space="preserve">, </w:t>
      </w:r>
      <w:r w:rsidR="00CE7C32" w:rsidRPr="00BB23B2">
        <w:t>r</w:t>
      </w:r>
      <w:r w:rsidR="000F44F7" w:rsidRPr="00BB23B2">
        <w:t>andom</w:t>
      </w:r>
      <w:r w:rsidR="002621D2" w:rsidRPr="00BB23B2">
        <w:t xml:space="preserve">ly select </w:t>
      </w:r>
      <w:r w:rsidRPr="00BB23B2">
        <w:t>3</w:t>
      </w:r>
      <w:r w:rsidR="002621D2" w:rsidRPr="00BB23B2">
        <w:t xml:space="preserve"> points as the initial sampling set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w:t>
      </w:r>
    </w:p>
    <w:p w14:paraId="6AA4DDC6" w14:textId="2CBB12BC" w:rsidR="005E62A3" w:rsidRPr="00BB23B2" w:rsidRDefault="00DE5F42" w:rsidP="0016296C">
      <w:r w:rsidRPr="00BB23B2">
        <w:t>2</w:t>
      </w:r>
      <w:r w:rsidR="00A05ECB" w:rsidRPr="00BB23B2">
        <w:t>.</w:t>
      </w:r>
      <w:r w:rsidR="002621D2" w:rsidRPr="00BB23B2">
        <w:t xml:space="preserve"> Calculate minimum Euclidean distance: For each unsampled point in </w:t>
      </w:r>
      <w:r w:rsidRPr="00BB23B2">
        <w:t>X</w:t>
      </w:r>
      <w:r w:rsidR="002621D2" w:rsidRPr="00BB23B2">
        <w:t>,</w:t>
      </w:r>
      <w:r w:rsidR="005E0285" w:rsidRPr="00BB23B2">
        <w:t xml:space="preserve"> </w:t>
      </w:r>
      <w:r w:rsidR="002621D2" w:rsidRPr="00BB23B2">
        <w:t xml:space="preserve">calculate the Euclidean distance between the point and each sampled point in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2621D2" w:rsidRPr="00BB23B2">
        <w:t>. Then, obtain the minimum distance between the unsampled point and the sampled points:</w:t>
      </w:r>
    </w:p>
    <w:p w14:paraId="6FFD4846" w14:textId="151B4E12" w:rsidR="00023C23" w:rsidRPr="00BB23B2" w:rsidRDefault="00000000" w:rsidP="0016296C">
      <w:pPr>
        <w:rPr>
          <w:iCs/>
        </w:rPr>
      </w:pPr>
      <m:oMathPara>
        <m:oMath>
          <m:sSub>
            <m:sSubPr>
              <m:ctrlPr>
                <w:rPr>
                  <w:rFonts w:ascii="Cambria Math" w:hAnsi="Cambria Math"/>
                </w:rPr>
              </m:ctrlPr>
            </m:sSubPr>
            <m:e>
              <m:r>
                <w:rPr>
                  <w:rFonts w:ascii="Cambria Math" w:hAnsi="Cambria Math"/>
                </w:rPr>
                <m:t>d</m:t>
              </m:r>
            </m:e>
            <m:sub>
              <m:r>
                <m:rPr>
                  <m:nor/>
                </m:rPr>
                <m:t>min</m:t>
              </m:r>
            </m:sub>
          </m:sSub>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lim>
              </m:limLow>
            </m:fName>
            <m:e>
              <m:r>
                <m:rPr>
                  <m:lit/>
                  <m:sty m:val="p"/>
                </m:rPr>
                <w:rPr>
                  <w:rFonts w:ascii="Cambria Math" w:hAnsi="Cambria Math"/>
                </w:rPr>
                <m:t>|</m:t>
              </m:r>
            </m:e>
          </m:func>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lit/>
              <m:sty m:val="p"/>
            </m:rPr>
            <w:rPr>
              <w:rFonts w:ascii="Cambria Math" w:hAnsi="Cambria Math"/>
            </w:rPr>
            <m:t>|</m:t>
          </m:r>
          <m:r>
            <m:rPr>
              <m:sty m:val="p"/>
            </m:rPr>
            <w:rPr>
              <w:rFonts w:ascii="Cambria Math" w:hAnsi="Cambria Math"/>
            </w:rPr>
            <m:t>,</m:t>
          </m:r>
        </m:oMath>
      </m:oMathPara>
    </w:p>
    <w:p w14:paraId="53857789" w14:textId="50A8FA55" w:rsidR="005B70B5" w:rsidRPr="00BB23B2" w:rsidRDefault="00DE5F42" w:rsidP="0016296C">
      <w:r w:rsidRPr="00BB23B2">
        <w:t>3</w:t>
      </w:r>
      <w:r w:rsidR="005E62A3" w:rsidRPr="00BB23B2">
        <w:t>.</w:t>
      </w:r>
      <w:r w:rsidR="002621D2" w:rsidRPr="00BB23B2">
        <w:t xml:space="preserve"> Select the next sampling point: For all unsampled points in </w:t>
      </w:r>
      <w:r w:rsidRPr="00BB23B2">
        <w:t>X</w:t>
      </w:r>
      <w:r w:rsidR="005B70B5" w:rsidRPr="00BB23B2">
        <w:t>, choose the one with the maximum minimum Euclidean distance as the next sampling point:</w:t>
      </w:r>
    </w:p>
    <w:p w14:paraId="01519C5E" w14:textId="46B9EB53" w:rsidR="005E62A3" w:rsidRPr="00BB23B2" w:rsidRDefault="00000000" w:rsidP="0016296C">
      <m:oMathPara>
        <m:oMath>
          <m:sSub>
            <m:sSubPr>
              <m:ctrlPr>
                <w:rPr>
                  <w:rFonts w:ascii="Cambria Math" w:hAnsi="Cambria Math"/>
                  <w:i/>
                </w:rPr>
              </m:ctrlPr>
            </m:sSubPr>
            <m:e>
              <m:r>
                <w:rPr>
                  <w:rFonts w:ascii="Cambria Math" w:hAnsi="Cambria Math"/>
                </w:rPr>
                <m:t>x</m:t>
              </m:r>
            </m:e>
            <m:sub>
              <m:r>
                <m:rPr>
                  <m:nor/>
                </m:rPr>
                <m:t>next</m:t>
              </m:r>
            </m:sub>
          </m:sSub>
          <m:r>
            <w:rPr>
              <w:rFonts w:ascii="Cambria Math" w:hAnsi="Cambria Math"/>
            </w:rPr>
            <m:t>=</m:t>
          </m:r>
          <m:r>
            <m:rPr>
              <m:sty m:val="p"/>
            </m:rPr>
            <w:rPr>
              <w:rFonts w:ascii="Cambria Math" w:hAnsi="Cambria Math"/>
            </w:rPr>
            <m:t xml:space="preserve">argmax </m:t>
          </m:r>
          <m:sSub>
            <m:sSubPr>
              <m:ctrlPr>
                <w:rPr>
                  <w:rFonts w:ascii="Cambria Math" w:hAnsi="Cambria Math"/>
                  <w:i/>
                </w:rPr>
              </m:ctrlPr>
            </m:sSubPr>
            <m:e>
              <m:r>
                <w:rPr>
                  <w:rFonts w:ascii="Cambria Math" w:hAnsi="Cambria Math"/>
                </w:rPr>
                <m:t>d</m:t>
              </m:r>
            </m:e>
            <m:sub>
              <m:r>
                <m:rPr>
                  <m:nor/>
                </m:rPr>
                <m:t>min</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p w14:paraId="6C9ADC44" w14:textId="079A991B" w:rsidR="00DE5F42" w:rsidRPr="00BB23B2" w:rsidRDefault="00DE5F42" w:rsidP="0016296C">
      <w:r w:rsidRPr="00BB23B2">
        <w:tab/>
        <w:t>4.</w:t>
      </w:r>
      <w:r w:rsidR="005E0285" w:rsidRPr="00BB23B2">
        <w:t xml:space="preserve"> </w:t>
      </w:r>
      <w:r w:rsidR="005B70B5" w:rsidRPr="00BB23B2">
        <w:t xml:space="preserve">Update the sample set: Add </w:t>
      </w:r>
      <m:oMath>
        <m:sSub>
          <m:sSubPr>
            <m:ctrlPr>
              <w:rPr>
                <w:rFonts w:ascii="Cambria Math" w:hAnsi="Cambria Math"/>
                <w:i/>
              </w:rPr>
            </m:ctrlPr>
          </m:sSubPr>
          <m:e>
            <m:r>
              <w:rPr>
                <w:rFonts w:ascii="Cambria Math" w:hAnsi="Cambria Math"/>
              </w:rPr>
              <m:t>x</m:t>
            </m:r>
          </m:e>
          <m:sub>
            <m:r>
              <m:rPr>
                <m:nor/>
              </m:rPr>
              <m:t>next</m:t>
            </m:r>
          </m:sub>
        </m:sSub>
      </m:oMath>
      <w:r w:rsidR="005B70B5" w:rsidRPr="00BB23B2">
        <w:t xml:space="preserve"> to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5B70B5" w:rsidRPr="00BB23B2">
        <w:t>, and repeat steps 2 and 3 until the required number of sampling points is obtained.</w:t>
      </w:r>
    </w:p>
    <w:p w14:paraId="1792892B" w14:textId="689FEF30" w:rsidR="0063527C" w:rsidRPr="009A47B7" w:rsidRDefault="00D165D1" w:rsidP="00247063">
      <w:pPr>
        <w:pStyle w:val="2"/>
        <w:rPr>
          <w:rFonts w:ascii="Times New Roman" w:hAnsi="Times New Roman" w:cs="Times New Roman"/>
        </w:rPr>
      </w:pPr>
      <w:r w:rsidRPr="009A47B7">
        <w:rPr>
          <w:rFonts w:ascii="Times New Roman" w:hAnsi="Times New Roman" w:cs="Times New Roman"/>
        </w:rPr>
        <w:t>Knowledge transfer sampling</w:t>
      </w:r>
    </w:p>
    <w:p w14:paraId="09D134CE" w14:textId="0DFC7D86" w:rsidR="005C748C" w:rsidRPr="00BB23B2" w:rsidRDefault="005C748C" w:rsidP="0016296C">
      <w:r w:rsidRPr="00BB23B2">
        <w:t>In situations where some related datasets are used as source data, we can leverage the knowledge from the source data to assist in sampling for the target optimization task. The difficulty of this process lies in the following aspects:</w:t>
      </w:r>
      <w:r w:rsidR="005E0285" w:rsidRPr="00BB23B2">
        <w:t xml:space="preserve"> </w:t>
      </w:r>
      <w:r w:rsidRPr="00BB23B2">
        <w:t>a) How to determine the relevance between the source data and the target task? b) How to utilize the knowledge from the source data to assist in sampling for the target task? c) How to mitigate the impact of the source data during the sampling process as the search evolves?</w:t>
      </w:r>
    </w:p>
    <w:p w14:paraId="4DC45F04" w14:textId="7516AB1A" w:rsidR="005C748C" w:rsidRPr="00BB23B2" w:rsidRDefault="005C748C" w:rsidP="0016296C">
      <w:r w:rsidRPr="00BB23B2">
        <w:t xml:space="preserve">In this research, we combined the </w:t>
      </w:r>
      <w:r w:rsidR="005E0285" w:rsidRPr="00BB23B2">
        <w:t>Rank-weight</w:t>
      </w:r>
      <w:r w:rsidRPr="00BB23B2">
        <w:t xml:space="preserve"> Gaussian process ensemble (RGPE) and the Transfer Acquisition Function (TAF) method. This approach ensures relevance between the selected source data and the target task as the search progresses, automatically updates the weights of the source data, and achieves reliable transfer Bayesian optimization. The process is implemented through the following steps:</w:t>
      </w:r>
    </w:p>
    <w:p w14:paraId="72C2A981" w14:textId="724578E8" w:rsidR="00672C41" w:rsidRPr="00BB23B2" w:rsidRDefault="00073AF2" w:rsidP="0016296C">
      <w:r w:rsidRPr="00BB23B2">
        <w:t xml:space="preserve">(1) </w:t>
      </w:r>
      <w:r w:rsidR="005F729B" w:rsidRPr="00BB23B2">
        <w:t>Computing Ensemble Weights</w:t>
      </w:r>
      <w:r w:rsidR="00307CE5" w:rsidRPr="00BB23B2">
        <w:t xml:space="preserve">: If a model can predict the ranking of observation values according to their predicted values, it is useful </w:t>
      </w:r>
      <w:r w:rsidR="007D7743" w:rsidRPr="00BB23B2">
        <w:t>for</w:t>
      </w:r>
      <w:r w:rsidR="00307CE5" w:rsidRPr="00BB23B2">
        <w:t xml:space="preserve"> </w:t>
      </w:r>
      <w:r w:rsidR="00943CB1" w:rsidRPr="00BB23B2">
        <w:t>optimization</w:t>
      </w:r>
      <w:r w:rsidR="00307CE5" w:rsidRPr="00BB23B2">
        <w:t>. We construct a ranking loss to measure the consistency of the model's predicted ranking with the target ranking. Here,</w:t>
      </w:r>
      <w:r w:rsidR="00CA3C5C" w:rsidRPr="00BB23B2">
        <w:t>|</w:t>
      </w:r>
      <m:oMath>
        <m:sSub>
          <m:sSubPr>
            <m:ctrlPr>
              <w:rPr>
                <w:rFonts w:ascii="Cambria Math" w:hAnsi="Cambria Math"/>
              </w:rPr>
            </m:ctrlPr>
          </m:sSubPr>
          <m:e>
            <m:r>
              <w:rPr>
                <w:rFonts w:ascii="Cambria Math" w:eastAsia="Cambria Math" w:hAnsi="Cambria Math"/>
              </w:rPr>
              <m:t>D</m:t>
            </m:r>
          </m:e>
          <m:sub>
            <m:r>
              <w:rPr>
                <w:rFonts w:ascii="Cambria Math" w:eastAsia="Cambria Math" w:hAnsi="Cambria Math"/>
              </w:rPr>
              <m:t>M+1</m:t>
            </m:r>
          </m:sub>
        </m:sSub>
      </m:oMath>
      <w:r w:rsidR="00CA3C5C" w:rsidRPr="00BB23B2">
        <w:t xml:space="preserve">| = </w:t>
      </w:r>
      <m:oMath>
        <m:sSub>
          <m:sSubPr>
            <m:ctrlPr>
              <w:rPr>
                <w:rFonts w:ascii="Cambria Math" w:hAnsi="Cambria Math"/>
              </w:rPr>
            </m:ctrlPr>
          </m:sSubPr>
          <m:e>
            <m:r>
              <w:rPr>
                <w:rFonts w:ascii="Cambria Math" w:eastAsia="Cambria Math" w:hAnsi="Cambria Math"/>
              </w:rPr>
              <m:t>n</m:t>
            </m:r>
          </m:e>
          <m:sub>
            <m:r>
              <w:rPr>
                <w:rFonts w:ascii="Cambria Math" w:eastAsia="Cambria Math" w:hAnsi="Cambria Math"/>
              </w:rPr>
              <m:t>M+1</m:t>
            </m:r>
          </m:sub>
        </m:sSub>
      </m:oMath>
      <w:r w:rsidR="00CA3C5C" w:rsidRPr="00BB23B2">
        <w:t xml:space="preserve"> &gt; 1</w:t>
      </w:r>
      <w:r w:rsidR="00307CE5" w:rsidRPr="00BB23B2">
        <w:t xml:space="preserve"> denotes the dataset used to add weights to the target values in the new round of model fff. The model's ranking prediction loss is measured by the following ranking error loss:</w:t>
      </w:r>
    </w:p>
    <w:p w14:paraId="229B4CE3" w14:textId="7E3F0461" w:rsidR="00CA3C5C" w:rsidRPr="00BB23B2" w:rsidRDefault="00CA3C5C" w:rsidP="0016296C">
      <m:oMathPara>
        <m:oMath>
          <m:r>
            <m:rPr>
              <m:scr m:val="script"/>
              <m:sty m:val="p"/>
            </m:rPr>
            <w:rPr>
              <w:rFonts w:ascii="Cambria Math" w:hAnsi="Cambria Math"/>
            </w:rPr>
            <m:t>L</m:t>
          </m:r>
          <m:d>
            <m:dPr>
              <m:ctrlPr>
                <w:rPr>
                  <w:rFonts w:ascii="Cambria Math" w:hAnsi="Cambria Math"/>
                </w:rPr>
              </m:ctrlPr>
            </m:dPr>
            <m:e>
              <m:sSup>
                <m:sSupPr>
                  <m:ctrlPr>
                    <w:rPr>
                      <w:rFonts w:ascii="Cambria Math" w:hAnsi="Cambria Math"/>
                    </w:rPr>
                  </m:ctrlPr>
                </m:sSupPr>
                <m:e>
                  <m:r>
                    <w:rPr>
                      <w:rFonts w:ascii="Cambria Math" w:hAnsi="Cambria Math"/>
                    </w:rPr>
                    <m:t>f</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nary>
                <m:naryPr>
                  <m:chr m:val="∑"/>
                  <m:ctrlPr>
                    <w:rPr>
                      <w:rFonts w:ascii="Cambria Math" w:hAnsi="Cambria Math"/>
                    </w:rPr>
                  </m:ctrlPr>
                </m:naryPr>
                <m:sub>
                  <m:r>
                    <w:rPr>
                      <w:rFonts w:ascii="Cambria Math" w:hAnsi="Cambria Math"/>
                    </w:rPr>
                    <m:t>l</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M</m:t>
                      </m:r>
                      <m:r>
                        <m:rPr>
                          <m:sty m:val="p"/>
                        </m:rPr>
                        <w:rPr>
                          <w:rFonts w:ascii="Cambria Math" w:hAnsi="Cambria Math"/>
                        </w:rPr>
                        <m:t>+1</m:t>
                      </m:r>
                    </m:sub>
                  </m:sSub>
                </m:sup>
                <m:e>
                  <m:r>
                    <m:rPr>
                      <m:sty m:val="p"/>
                    </m:rPr>
                    <w:rPr>
                      <w:rFonts w:ascii="Cambria Math" w:hAnsi="Cambria Math"/>
                    </w:rPr>
                    <m:t>1</m:t>
                  </m:r>
                </m:e>
              </m:nary>
              <m:d>
                <m:dPr>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M</m:t>
                              </m:r>
                              <m:r>
                                <m:rPr>
                                  <m:sty m:val="p"/>
                                </m:rPr>
                                <w:rPr>
                                  <w:rFonts w:ascii="Cambria Math" w:hAnsi="Cambria Math"/>
                                </w:rPr>
                                <m:t>+1</m:t>
                              </m:r>
                            </m:sup>
                          </m:sSubSup>
                        </m:e>
                      </m:d>
                      <m:r>
                        <m:rPr>
                          <m:sty m:val="p"/>
                        </m:rPr>
                        <w:rPr>
                          <w:rFonts w:ascii="Cambria Math" w:hAnsi="Cambria Math"/>
                        </w:rPr>
                        <m:t>&lt;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M</m:t>
                          </m:r>
                          <m:r>
                            <m:rPr>
                              <m:sty m:val="p"/>
                            </m:rPr>
                            <w:rPr>
                              <w:rFonts w:ascii="Cambria Math" w:hAnsi="Cambria Math"/>
                            </w:rPr>
                            <m:t>+1</m:t>
                          </m:r>
                        </m:sup>
                      </m:sSubSup>
                      <m:r>
                        <m:rPr>
                          <m:sty m:val="p"/>
                        </m:rPr>
                        <w:rPr>
                          <w:rFonts w:ascii="Cambria Math" w:hAnsi="Cambria Math"/>
                        </w:rPr>
                        <m:t>&lt;</m:t>
                      </m:r>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M</m:t>
                          </m:r>
                          <m:r>
                            <m:rPr>
                              <m:sty m:val="p"/>
                            </m:rPr>
                            <w:rPr>
                              <w:rFonts w:ascii="Cambria Math" w:hAnsi="Cambria Math"/>
                            </w:rPr>
                            <m:t>+1</m:t>
                          </m:r>
                        </m:sup>
                      </m:sSubSup>
                    </m:e>
                  </m:d>
                </m:e>
              </m:d>
              <m:r>
                <m:rPr>
                  <m:sty m:val="p"/>
                </m:rPr>
                <w:rPr>
                  <w:rFonts w:ascii="Cambria Math" w:eastAsiaTheme="minorEastAsia" w:hAnsi="Cambria Math"/>
                </w:rPr>
                <m:t>,</m:t>
              </m:r>
            </m:e>
          </m:nary>
        </m:oMath>
      </m:oMathPara>
    </w:p>
    <w:p w14:paraId="19922B44" w14:textId="11450EC5" w:rsidR="0063527C" w:rsidRPr="00BB23B2" w:rsidRDefault="00943CB1" w:rsidP="00247063">
      <w:r w:rsidRPr="00BB23B2">
        <w:t xml:space="preserve">where </w:t>
      </w:r>
      <m:oMath>
        <m:r>
          <w:rPr>
            <w:rFonts w:ascii="Cambria Math" w:eastAsia="Cambria Math" w:hAnsi="Cambria Math"/>
          </w:rPr>
          <m:t>1</m:t>
        </m:r>
      </m:oMath>
      <w:r w:rsidR="00307CE5" w:rsidRPr="00BB23B2">
        <w:t xml:space="preserve"> </w:t>
      </w:r>
      <w:r w:rsidR="007D7743" w:rsidRPr="00BB23B2">
        <w:t>is an indicator function</w:t>
      </w:r>
      <w:r w:rsidR="00550E8F" w:rsidRPr="00BB23B2">
        <w:t xml:space="preserve">, and </w:t>
      </w:r>
      <m:oMath>
        <m:r>
          <m:rPr>
            <m:sty m:val="p"/>
          </m:rPr>
          <w:rPr>
            <w:rFonts w:ascii="Cambria Math" w:hAnsi="Cambria Math"/>
          </w:rPr>
          <m:t>⊕</m:t>
        </m:r>
      </m:oMath>
      <w:r w:rsidR="00550E8F" w:rsidRPr="00BB23B2">
        <w:t xml:space="preserve"> is the exclusive-or operation.</w:t>
      </w:r>
      <w:r w:rsidR="00307CE5" w:rsidRPr="00BB23B2">
        <w:t xml:space="preserve"> </w:t>
      </w:r>
      <w:r w:rsidR="007D7743" w:rsidRPr="00BB23B2">
        <w:t xml:space="preserve">The ranking-based loss assures that only the location of the optimum is important, as opposed to the actual values of the predictions. The loss for the target model is </w:t>
      </w:r>
      <w:r w:rsidR="007D7743" w:rsidRPr="00BB23B2">
        <w:lastRenderedPageBreak/>
        <w:t>computed using leave-one-out cross validation, and is given by</w:t>
      </w:r>
    </w:p>
    <w:p w14:paraId="4CB3D0F1" w14:textId="3FF422ED" w:rsidR="00CA3C5C" w:rsidRPr="00BB23B2" w:rsidRDefault="00CA3C5C" w:rsidP="0016296C">
      <w:pPr>
        <w:rPr>
          <w:rFonts w:eastAsiaTheme="minorEastAsia"/>
          <w:iCs/>
        </w:rPr>
      </w:pPr>
      <m:oMathPara>
        <m:oMath>
          <m:r>
            <m:rPr>
              <m:scr m:val="script"/>
              <m:sty m:val="p"/>
            </m:rPr>
            <w:rPr>
              <w:rFonts w:ascii="Cambria Math" w:eastAsiaTheme="minorEastAsia" w:hAnsi="Cambria Math"/>
            </w:rPr>
            <m:t>L</m:t>
          </m:r>
          <m:d>
            <m:dPr>
              <m:ctrlPr>
                <w:rPr>
                  <w:rFonts w:ascii="Cambria Math" w:eastAsiaTheme="minorEastAsia" w:hAnsi="Cambria Math"/>
                  <w:iCs/>
                </w:rPr>
              </m:ctrlPr>
            </m:dPr>
            <m:e>
              <m:sSup>
                <m:sSupPr>
                  <m:ctrlPr>
                    <w:rPr>
                      <w:rFonts w:ascii="Cambria Math" w:eastAsiaTheme="minorEastAsia" w:hAnsi="Cambria Math"/>
                      <w:iCs/>
                    </w:rPr>
                  </m:ctrlPr>
                </m:sSupPr>
                <m:e>
                  <m:r>
                    <w:rPr>
                      <w:rFonts w:ascii="Cambria Math" w:eastAsiaTheme="minorEastAsia" w:hAnsi="Cambria Math"/>
                    </w:rPr>
                    <m:t>f</m:t>
                  </m:r>
                </m:e>
                <m:sup>
                  <m:r>
                    <w:rPr>
                      <w:rFonts w:ascii="Cambria Math" w:eastAsiaTheme="minorEastAsia" w:hAnsi="Cambria Math"/>
                    </w:rPr>
                    <m:t>M</m:t>
                  </m:r>
                  <m:r>
                    <m:rPr>
                      <m:sty m:val="p"/>
                    </m:rPr>
                    <w:rPr>
                      <w:rFonts w:ascii="Cambria Math" w:eastAsiaTheme="minorEastAsia" w:hAnsi="Cambria Math"/>
                    </w:rPr>
                    <m:t>+1</m:t>
                  </m:r>
                </m:sup>
              </m:sSup>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D</m:t>
                  </m:r>
                </m:e>
                <m:sub>
                  <m:r>
                    <w:rPr>
                      <w:rFonts w:ascii="Cambria Math" w:eastAsiaTheme="minorEastAsia" w:hAnsi="Cambria Math"/>
                    </w:rPr>
                    <m:t>M</m:t>
                  </m:r>
                  <m:r>
                    <m:rPr>
                      <m:sty m:val="p"/>
                    </m:rPr>
                    <w:rPr>
                      <w:rFonts w:ascii="Cambria Math" w:eastAsiaTheme="minorEastAsia" w:hAnsi="Cambria Math"/>
                    </w:rPr>
                    <m:t>+1</m:t>
                  </m:r>
                </m:sub>
              </m:sSub>
            </m:e>
          </m:d>
          <m:r>
            <m:rPr>
              <m:sty m:val="p"/>
            </m:rPr>
            <w:rPr>
              <w:rFonts w:ascii="Cambria Math" w:eastAsiaTheme="minorEastAsia" w:hAnsi="Cambria Math"/>
            </w:rPr>
            <m:t>=</m:t>
          </m:r>
          <m:nary>
            <m:naryPr>
              <m:chr m:val="∑"/>
              <m:ctrlPr>
                <w:rPr>
                  <w:rFonts w:ascii="Cambria Math" w:eastAsiaTheme="minorEastAsia" w:hAnsi="Cambria Math"/>
                  <w:iCs/>
                </w:rPr>
              </m:ctrlPr>
            </m:naryPr>
            <m:sub>
              <m:r>
                <w:rPr>
                  <w:rFonts w:ascii="Cambria Math" w:eastAsiaTheme="minorEastAsia" w:hAnsi="Cambria Math"/>
                </w:rPr>
                <m:t>k</m:t>
              </m:r>
              <m:r>
                <m:rPr>
                  <m:sty m:val="p"/>
                </m:rPr>
                <w:rPr>
                  <w:rFonts w:ascii="Cambria Math" w:eastAsiaTheme="minorEastAsia" w:hAnsi="Cambria Math"/>
                </w:rPr>
                <m:t>=1</m:t>
              </m:r>
            </m:sub>
            <m:sup>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M</m:t>
                  </m:r>
                  <m:r>
                    <m:rPr>
                      <m:sty m:val="p"/>
                    </m:rPr>
                    <w:rPr>
                      <w:rFonts w:ascii="Cambria Math" w:eastAsiaTheme="minorEastAsia" w:hAnsi="Cambria Math"/>
                    </w:rPr>
                    <m:t>+1</m:t>
                  </m:r>
                </m:sub>
              </m:sSub>
            </m:sup>
            <m:e>
              <m:nary>
                <m:naryPr>
                  <m:chr m:val="∑"/>
                  <m:ctrlPr>
                    <w:rPr>
                      <w:rFonts w:ascii="Cambria Math" w:eastAsiaTheme="minorEastAsia" w:hAnsi="Cambria Math"/>
                      <w:iCs/>
                    </w:rPr>
                  </m:ctrlPr>
                </m:naryPr>
                <m:sub>
                  <m:r>
                    <w:rPr>
                      <w:rFonts w:ascii="Cambria Math" w:eastAsiaTheme="minorEastAsia" w:hAnsi="Cambria Math"/>
                    </w:rPr>
                    <m:t>l</m:t>
                  </m:r>
                  <m:r>
                    <m:rPr>
                      <m:sty m:val="p"/>
                    </m:rPr>
                    <w:rPr>
                      <w:rFonts w:ascii="Cambria Math" w:eastAsiaTheme="minorEastAsia" w:hAnsi="Cambria Math"/>
                    </w:rPr>
                    <m:t>=1</m:t>
                  </m:r>
                </m:sub>
                <m:sup>
                  <m:sSub>
                    <m:sSubPr>
                      <m:ctrlPr>
                        <w:rPr>
                          <w:rFonts w:ascii="Cambria Math" w:eastAsiaTheme="minorEastAsia" w:hAnsi="Cambria Math"/>
                          <w:iCs/>
                        </w:rPr>
                      </m:ctrlPr>
                    </m:sSubPr>
                    <m:e>
                      <m:r>
                        <w:rPr>
                          <w:rFonts w:ascii="Cambria Math" w:eastAsiaTheme="minorEastAsia" w:hAnsi="Cambria Math"/>
                        </w:rPr>
                        <m:t>n</m:t>
                      </m:r>
                    </m:e>
                    <m:sub>
                      <m:r>
                        <w:rPr>
                          <w:rFonts w:ascii="Cambria Math" w:eastAsiaTheme="minorEastAsia" w:hAnsi="Cambria Math"/>
                        </w:rPr>
                        <m:t>M</m:t>
                      </m:r>
                      <m:r>
                        <m:rPr>
                          <m:sty m:val="p"/>
                        </m:rPr>
                        <w:rPr>
                          <w:rFonts w:ascii="Cambria Math" w:eastAsiaTheme="minorEastAsia" w:hAnsi="Cambria Math"/>
                        </w:rPr>
                        <m:t>+1</m:t>
                      </m:r>
                    </m:sub>
                  </m:sSub>
                </m:sup>
                <m:e>
                  <m:r>
                    <m:rPr>
                      <m:sty m:val="p"/>
                    </m:rPr>
                    <w:rPr>
                      <w:rFonts w:ascii="Cambria Math" w:eastAsiaTheme="minorEastAsia" w:hAnsi="Cambria Math"/>
                    </w:rPr>
                    <m:t>1</m:t>
                  </m:r>
                </m:e>
              </m:nary>
              <m:d>
                <m:dPr>
                  <m:ctrlPr>
                    <w:rPr>
                      <w:rFonts w:ascii="Cambria Math" w:eastAsiaTheme="minorEastAsia" w:hAnsi="Cambria Math"/>
                      <w:iCs/>
                    </w:rPr>
                  </m:ctrlPr>
                </m:dPr>
                <m:e>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f</m:t>
                          </m:r>
                        </m:e>
                        <m:sub>
                          <m:r>
                            <m:rPr>
                              <m:sty m:val="p"/>
                            </m:rPr>
                            <w:rPr>
                              <w:rFonts w:ascii="Cambria Math" w:eastAsiaTheme="minorEastAsia" w:hAnsi="Cambria Math"/>
                            </w:rPr>
                            <m:t>-</m:t>
                          </m:r>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e>
                      </m:d>
                      <m:r>
                        <m:rPr>
                          <m:sty m:val="p"/>
                        </m:rPr>
                        <w:rPr>
                          <w:rFonts w:ascii="Cambria Math" w:eastAsiaTheme="minorEastAsia" w:hAnsi="Cambria Math"/>
                        </w:rPr>
                        <m:t>&lt;</m:t>
                      </m:r>
                      <m:sSubSup>
                        <m:sSubSupPr>
                          <m:ctrlPr>
                            <w:rPr>
                              <w:rFonts w:ascii="Cambria Math" w:eastAsiaTheme="minorEastAsia" w:hAnsi="Cambria Math"/>
                              <w:iCs/>
                            </w:rPr>
                          </m:ctrlPr>
                        </m:sSubSupPr>
                        <m:e>
                          <m:r>
                            <w:rPr>
                              <w:rFonts w:ascii="Cambria Math" w:eastAsiaTheme="minorEastAsia" w:hAnsi="Cambria Math"/>
                            </w:rPr>
                            <m:t>f</m:t>
                          </m:r>
                        </m:e>
                        <m:sub>
                          <m:r>
                            <m:rPr>
                              <m:sty m:val="p"/>
                            </m:rPr>
                            <w:rPr>
                              <w:rFonts w:ascii="Cambria Math" w:eastAsiaTheme="minorEastAsia" w:hAnsi="Cambria Math"/>
                            </w:rPr>
                            <m:t>-</m:t>
                          </m:r>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x</m:t>
                              </m:r>
                            </m:e>
                            <m:sub>
                              <m:r>
                                <w:rPr>
                                  <w:rFonts w:ascii="Cambria Math" w:eastAsiaTheme="minorEastAsia" w:hAnsi="Cambria Math"/>
                                </w:rPr>
                                <m:t>l</m:t>
                              </m:r>
                            </m:sub>
                            <m:sup>
                              <m:r>
                                <w:rPr>
                                  <w:rFonts w:ascii="Cambria Math" w:eastAsiaTheme="minorEastAsia" w:hAnsi="Cambria Math"/>
                                </w:rPr>
                                <m:t>M</m:t>
                              </m:r>
                              <m:r>
                                <m:rPr>
                                  <m:sty m:val="p"/>
                                </m:rPr>
                                <w:rPr>
                                  <w:rFonts w:ascii="Cambria Math" w:eastAsiaTheme="minorEastAsia" w:hAnsi="Cambria Math"/>
                                </w:rPr>
                                <m:t>+1</m:t>
                              </m:r>
                            </m:sup>
                          </m:sSubSup>
                        </m:e>
                      </m:d>
                    </m:e>
                  </m:d>
                  <m:r>
                    <m:rPr>
                      <m:sty m:val="p"/>
                    </m:rPr>
                    <w:rPr>
                      <w:rFonts w:ascii="Cambria Math" w:eastAsiaTheme="minorEastAsia" w:hAnsi="Cambria Math"/>
                    </w:rPr>
                    <m:t>⊕</m:t>
                  </m:r>
                  <m:d>
                    <m:dPr>
                      <m:ctrlPr>
                        <w:rPr>
                          <w:rFonts w:ascii="Cambria Math" w:eastAsiaTheme="minorEastAsia" w:hAnsi="Cambria Math"/>
                          <w:iCs/>
                        </w:rPr>
                      </m:ctrlPr>
                    </m:dPr>
                    <m:e>
                      <m:sSubSup>
                        <m:sSubSupPr>
                          <m:ctrlPr>
                            <w:rPr>
                              <w:rFonts w:ascii="Cambria Math" w:eastAsiaTheme="minorEastAsia" w:hAnsi="Cambria Math"/>
                              <w:iCs/>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M</m:t>
                          </m:r>
                          <m:r>
                            <m:rPr>
                              <m:sty m:val="p"/>
                            </m:rPr>
                            <w:rPr>
                              <w:rFonts w:ascii="Cambria Math" w:eastAsiaTheme="minorEastAsia" w:hAnsi="Cambria Math"/>
                            </w:rPr>
                            <m:t>+1</m:t>
                          </m:r>
                        </m:sup>
                      </m:sSubSup>
                      <m:r>
                        <m:rPr>
                          <m:sty m:val="p"/>
                        </m:rPr>
                        <w:rPr>
                          <w:rFonts w:ascii="Cambria Math" w:eastAsiaTheme="minorEastAsia" w:hAnsi="Cambria Math"/>
                        </w:rPr>
                        <m:t>&lt;</m:t>
                      </m:r>
                      <m:sSubSup>
                        <m:sSubSupPr>
                          <m:ctrlPr>
                            <w:rPr>
                              <w:rFonts w:ascii="Cambria Math" w:eastAsiaTheme="minorEastAsia" w:hAnsi="Cambria Math"/>
                              <w:iCs/>
                            </w:rPr>
                          </m:ctrlPr>
                        </m:sSubSupPr>
                        <m:e>
                          <m:r>
                            <w:rPr>
                              <w:rFonts w:ascii="Cambria Math" w:eastAsiaTheme="minorEastAsia" w:hAnsi="Cambria Math"/>
                            </w:rPr>
                            <m:t>t</m:t>
                          </m:r>
                        </m:e>
                        <m:sub>
                          <m:r>
                            <w:rPr>
                              <w:rFonts w:ascii="Cambria Math" w:eastAsiaTheme="minorEastAsia" w:hAnsi="Cambria Math"/>
                            </w:rPr>
                            <m:t>l</m:t>
                          </m:r>
                        </m:sub>
                        <m:sup>
                          <m:r>
                            <w:rPr>
                              <w:rFonts w:ascii="Cambria Math" w:eastAsiaTheme="minorEastAsia" w:hAnsi="Cambria Math"/>
                            </w:rPr>
                            <m:t>M</m:t>
                          </m:r>
                          <m:r>
                            <m:rPr>
                              <m:sty m:val="p"/>
                            </m:rPr>
                            <w:rPr>
                              <w:rFonts w:ascii="Cambria Math" w:eastAsiaTheme="minorEastAsia" w:hAnsi="Cambria Math"/>
                            </w:rPr>
                            <m:t>+1</m:t>
                          </m:r>
                        </m:sup>
                      </m:sSubSup>
                    </m:e>
                  </m:d>
                </m:e>
              </m:d>
            </m:e>
          </m:nary>
          <m:r>
            <m:rPr>
              <m:sty m:val="p"/>
            </m:rPr>
            <w:rPr>
              <w:rFonts w:ascii="Cambria Math" w:eastAsiaTheme="minorEastAsia" w:hAnsi="Cambria Math"/>
            </w:rPr>
            <m:t>,</m:t>
          </m:r>
        </m:oMath>
      </m:oMathPara>
    </w:p>
    <w:p w14:paraId="3553F72D" w14:textId="3C77BBDC" w:rsidR="00626732" w:rsidRPr="00BB23B2" w:rsidRDefault="00943CB1" w:rsidP="00247063">
      <w:pPr>
        <w:rPr>
          <w:rFonts w:eastAsiaTheme="minorEastAsia"/>
        </w:rPr>
      </w:pPr>
      <w:r w:rsidRPr="00BB23B2">
        <w:rPr>
          <w:rFonts w:eastAsiaTheme="minorEastAsia"/>
        </w:rPr>
        <w:t>w</w:t>
      </w:r>
      <w:r w:rsidR="00307CE5" w:rsidRPr="00BB23B2">
        <w:rPr>
          <w:rFonts w:eastAsiaTheme="minorEastAsia"/>
        </w:rPr>
        <w:t xml:space="preserve">here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M+1</m:t>
            </m:r>
          </m:sup>
        </m:sSubSup>
      </m:oMath>
      <w:r w:rsidR="00307CE5" w:rsidRPr="00BB23B2">
        <w:rPr>
          <w:rFonts w:eastAsiaTheme="minorEastAsia"/>
        </w:rPr>
        <w:t xml:space="preserve"> </w:t>
      </w:r>
      <w:r w:rsidR="007D7743" w:rsidRPr="00BB23B2">
        <w:rPr>
          <w:rFonts w:eastAsiaTheme="minorEastAsia"/>
        </w:rPr>
        <w:t>−k denotes a model fit to all target task observations except for the</w:t>
      </w:r>
      <w:r w:rsidR="00307CE5" w:rsidRPr="00BB23B2">
        <w:rPr>
          <w:rFonts w:eastAsiaTheme="minorEastAsia"/>
        </w:rPr>
        <w:t xml:space="preserve"> k</w:t>
      </w:r>
      <w:r w:rsidR="007D7743" w:rsidRPr="00BB23B2">
        <w:rPr>
          <w:rFonts w:eastAsiaTheme="minorEastAsia"/>
          <w:vertAlign w:val="superscript"/>
        </w:rPr>
        <w:t>th</w:t>
      </w:r>
      <w:r w:rsidR="007D7743" w:rsidRPr="00BB23B2">
        <w:rPr>
          <w:rFonts w:eastAsiaTheme="minorEastAsia"/>
        </w:rPr>
        <w:t xml:space="preserve"> point. Now, the weights are assigned to each model according to the probability that it is the ensemble member with the lowest ranking loss. This probability is estimated by boostrapping S samples from the model predictions on the validation set, </w:t>
      </w:r>
      <w:r w:rsidR="00204377" w:rsidRPr="00BB23B2">
        <w:rPr>
          <w:rFonts w:eastAsiaTheme="minorEastAsia"/>
        </w:rPr>
        <w:t>i.e.</w:t>
      </w:r>
      <m:oMath>
        <m:sSub>
          <m:sSubPr>
            <m:ctrlPr>
              <w:rPr>
                <w:rFonts w:ascii="Cambria Math" w:eastAsiaTheme="minorEastAsia" w:hAnsi="Cambria Math"/>
                <w:i/>
              </w:rPr>
            </m:ctrlPr>
          </m:sSubPr>
          <m:e>
            <m:r>
              <m:rPr>
                <m:scr m:val="script"/>
              </m:rP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i,s</m:t>
            </m:r>
          </m:sub>
        </m:sSub>
        <m:r>
          <m:rPr>
            <m:sty m:val="p"/>
          </m:rPr>
          <w:rPr>
            <w:rFonts w:ascii="Cambria Math" w:eastAsiaTheme="minorEastAsia" w:hAnsi="Cambria Math"/>
          </w:rPr>
          <m:t>∼</m:t>
        </m:r>
        <m:r>
          <m:rPr>
            <m:scr m:val="script"/>
          </m:rP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M+1,s</m:t>
                </m:r>
              </m:sub>
              <m:sup>
                <m:r>
                  <m:rPr>
                    <m:nor/>
                  </m:rPr>
                  <w:rPr>
                    <w:rFonts w:eastAsiaTheme="minorEastAsia"/>
                  </w:rPr>
                  <m:t>boot</m:t>
                </m:r>
              </m:sup>
            </m:sSubSup>
          </m:e>
        </m:d>
        <m:r>
          <w:rPr>
            <w:rFonts w:ascii="Cambria Math" w:eastAsiaTheme="minorEastAsia" w:hAnsi="Cambria Math"/>
          </w:rPr>
          <m:t>.</m:t>
        </m:r>
      </m:oMath>
      <w:r w:rsidR="00307CE5" w:rsidRPr="00BB23B2">
        <w:t xml:space="preserve"> </w:t>
      </w:r>
      <w:r w:rsidR="00307CE5" w:rsidRPr="00BB23B2">
        <w:rPr>
          <w:rFonts w:eastAsiaTheme="minorEastAsia"/>
        </w:rPr>
        <w:t>The weight</w:t>
      </w:r>
      <w:r w:rsidR="00307CE5" w:rsidRPr="009A47B7">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07CE5" w:rsidRPr="009A47B7">
        <w:rPr>
          <w:rFonts w:eastAsiaTheme="minorEastAsia"/>
        </w:rPr>
        <w:t xml:space="preserve"> </w:t>
      </w:r>
      <w:r w:rsidR="00307CE5" w:rsidRPr="00BB23B2">
        <w:rPr>
          <w:rFonts w:eastAsiaTheme="minorEastAsia"/>
        </w:rPr>
        <w:t>is calculated by:</w:t>
      </w:r>
    </w:p>
    <w:p w14:paraId="0F188B05" w14:textId="166826B5" w:rsidR="00626732" w:rsidRPr="00BB23B2" w:rsidRDefault="00000000" w:rsidP="0016296C">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w</m:t>
              </m:r>
            </m:e>
            <m:sub>
              <m:r>
                <w:rPr>
                  <w:rFonts w:ascii="Cambria Math" w:eastAsiaTheme="minorEastAsia" w:hAnsi="Cambria Math"/>
                </w:rPr>
                <m:t>i</m:t>
              </m:r>
            </m:sub>
          </m:sSub>
          <m:r>
            <m:rPr>
              <m:sty m:val="p"/>
            </m:rPr>
            <w:rPr>
              <w:rFonts w:ascii="Cambria Math" w:eastAsiaTheme="minorEastAsia" w:hAnsi="Cambria Math"/>
            </w:rPr>
            <m:t>=</m:t>
          </m:r>
          <m:f>
            <m:fPr>
              <m:ctrlPr>
                <w:rPr>
                  <w:rFonts w:ascii="Cambria Math" w:eastAsiaTheme="minorEastAsia" w:hAnsi="Cambria Math"/>
                  <w:iCs/>
                </w:rPr>
              </m:ctrlPr>
            </m:fPr>
            <m:num>
              <m:r>
                <m:rPr>
                  <m:sty m:val="p"/>
                </m:rPr>
                <w:rPr>
                  <w:rFonts w:ascii="Cambria Math" w:eastAsiaTheme="minorEastAsia" w:hAnsi="Cambria Math"/>
                </w:rPr>
                <m:t>1</m:t>
              </m:r>
            </m:num>
            <m:den>
              <m:r>
                <w:rPr>
                  <w:rFonts w:ascii="Cambria Math" w:eastAsiaTheme="minorEastAsia" w:hAnsi="Cambria Math"/>
                </w:rPr>
                <m:t>S</m:t>
              </m:r>
            </m:den>
          </m:f>
          <m:nary>
            <m:naryPr>
              <m:chr m:val="∑"/>
              <m:ctrlPr>
                <w:rPr>
                  <w:rFonts w:ascii="Cambria Math" w:eastAsiaTheme="minorEastAsia" w:hAnsi="Cambria Math"/>
                  <w:iCs/>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S</m:t>
              </m:r>
            </m:sup>
            <m:e>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num>
                    <m:den>
                      <m:nary>
                        <m:naryPr>
                          <m:chr m:val="∑"/>
                          <m:ctrlPr>
                            <w:rPr>
                              <w:rFonts w:ascii="Cambria Math" w:eastAsiaTheme="minorEastAsia" w:hAnsi="Cambria Math"/>
                              <w:iCs/>
                            </w:rPr>
                          </m:ctrlPr>
                        </m:naryPr>
                        <m:sub>
                          <m:r>
                            <w:rPr>
                              <w:rFonts w:ascii="Cambria Math" w:eastAsiaTheme="minorEastAsia" w:hAnsi="Cambria Math"/>
                            </w:rPr>
                            <m:t>j</m:t>
                          </m:r>
                          <m:r>
                            <m:rPr>
                              <m:sty m:val="p"/>
                            </m:rPr>
                            <w:rPr>
                              <w:rFonts w:ascii="Cambria Math" w:eastAsiaTheme="minorEastAsia" w:hAnsi="Cambria Math"/>
                            </w:rPr>
                            <m:t>=1</m:t>
                          </m:r>
                        </m:sub>
                        <m:sup>
                          <m:r>
                            <w:rPr>
                              <w:rFonts w:ascii="Cambria Math" w:eastAsiaTheme="minorEastAsia" w:hAnsi="Cambria Math"/>
                            </w:rPr>
                            <m:t>M</m:t>
                          </m:r>
                          <m:r>
                            <m:rPr>
                              <m:sty m:val="p"/>
                            </m:rPr>
                            <w:rPr>
                              <w:rFonts w:ascii="Cambria Math" w:eastAsiaTheme="minorEastAsia" w:hAnsi="Cambria Math"/>
                            </w:rPr>
                            <m:t>+1</m:t>
                          </m:r>
                        </m:sup>
                        <m:e>
                          <m:r>
                            <m:rPr>
                              <m:sty m:val="p"/>
                            </m:rPr>
                            <w:rPr>
                              <w:rFonts w:ascii="Cambria Math" w:eastAsiaTheme="minorEastAsia" w:hAnsi="Cambria Math"/>
                            </w:rPr>
                            <m:t>1</m:t>
                          </m:r>
                          <m:d>
                            <m:dPr>
                              <m:ctrlPr>
                                <w:rPr>
                                  <w:rFonts w:ascii="Cambria Math" w:eastAsiaTheme="minorEastAsia" w:hAnsi="Cambria Math"/>
                                  <w:iCs/>
                                </w:rPr>
                              </m:ctrlPr>
                            </m:dPr>
                            <m:e>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argmi</m:t>
                              </m:r>
                              <m:sSub>
                                <m:sSubPr>
                                  <m:ctrlPr>
                                    <w:rPr>
                                      <w:rFonts w:ascii="Cambria Math" w:eastAsiaTheme="minorEastAsia" w:hAnsi="Cambria Math"/>
                                      <w:iCs/>
                                    </w:rPr>
                                  </m:ctrlPr>
                                </m:sSubPr>
                                <m:e>
                                  <m:r>
                                    <w:rPr>
                                      <w:rFonts w:ascii="Cambria Math" w:eastAsiaTheme="minorEastAsia" w:hAnsi="Cambria Math"/>
                                    </w:rPr>
                                    <m:t>n</m:t>
                                  </m:r>
                                </m:e>
                                <m:sub>
                                  <m:sSup>
                                    <m:sSupPr>
                                      <m:ctrlPr>
                                        <w:rPr>
                                          <w:rFonts w:ascii="Cambria Math" w:eastAsiaTheme="minorEastAsia" w:hAnsi="Cambria Math"/>
                                          <w:iCs/>
                                        </w:rPr>
                                      </m:ctrlPr>
                                    </m:sSupPr>
                                    <m:e>
                                      <m:r>
                                        <w:rPr>
                                          <w:rFonts w:ascii="Cambria Math" w:eastAsiaTheme="minorEastAsia" w:hAnsi="Cambria Math"/>
                                        </w:rPr>
                                        <m:t>i</m:t>
                                      </m:r>
                                    </m:e>
                                    <m:sup>
                                      <m:r>
                                        <m:rPr>
                                          <m:sty m:val="p"/>
                                        </m:rPr>
                                        <w:rPr>
                                          <w:rFonts w:ascii="Cambria Math" w:eastAsiaTheme="minorEastAsia" w:hAnsi="Cambria Math"/>
                                        </w:rPr>
                                        <m:t>'</m:t>
                                      </m:r>
                                    </m:sup>
                                  </m:sSup>
                                </m:sub>
                              </m:sSub>
                              <m:r>
                                <m:rPr>
                                  <m:sty m:val="p"/>
                                </m:rPr>
                                <w:rPr>
                                  <w:rFonts w:ascii="Cambria Math" w:eastAsiaTheme="minorEastAsia" w:hAnsi="Cambria Math"/>
                                </w:rPr>
                                <m:t xml:space="preserve">, </m:t>
                              </m:r>
                              <m:sSub>
                                <m:sSubPr>
                                  <m:ctrlPr>
                                    <w:rPr>
                                      <w:rFonts w:ascii="Cambria Math" w:eastAsiaTheme="minorEastAsia" w:hAnsi="Cambria Math"/>
                                      <w:iCs/>
                                    </w:rPr>
                                  </m:ctrlPr>
                                </m:sSubPr>
                                <m:e>
                                  <m:r>
                                    <m:rPr>
                                      <m:scr m:val="script"/>
                                      <m:sty m:val="p"/>
                                    </m:rPr>
                                    <w:rPr>
                                      <w:rFonts w:ascii="Cambria Math" w:eastAsiaTheme="minorEastAsia" w:hAnsi="Cambria Math"/>
                                    </w:rPr>
                                    <m:t>l</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e>
                          </m:d>
                        </m:e>
                      </m:nary>
                    </m:den>
                  </m:f>
                </m:e>
              </m:d>
            </m:e>
          </m:nary>
          <m:r>
            <m:rPr>
              <m:sty m:val="p"/>
            </m:rPr>
            <w:rPr>
              <w:rFonts w:ascii="Cambria Math" w:hAnsi="Cambria Math"/>
            </w:rPr>
            <m:t>,</m:t>
          </m:r>
        </m:oMath>
      </m:oMathPara>
    </w:p>
    <w:p w14:paraId="406788DB" w14:textId="59AA1516" w:rsidR="000620E2" w:rsidRPr="00BB23B2" w:rsidRDefault="00073AF2" w:rsidP="0016296C">
      <w:r w:rsidRPr="00BB23B2">
        <w:t xml:space="preserve">(2) </w:t>
      </w:r>
      <w:r w:rsidR="00307CE5" w:rsidRPr="00BB23B2">
        <w:t xml:space="preserve">Transfer </w:t>
      </w:r>
      <w:r w:rsidR="0043741C" w:rsidRPr="00BB23B2">
        <w:t>acquisition function</w:t>
      </w:r>
      <w:r w:rsidR="00307CE5" w:rsidRPr="00BB23B2">
        <w:t xml:space="preserve">: </w:t>
      </w:r>
      <w:r w:rsidR="0043741C" w:rsidRPr="00BB23B2">
        <w:t>The source model and target model both use Gaussian process models. By assigning the calculated weights to the acquisition functions of their respective models, a transfer acquisition function is obtained.</w:t>
      </w:r>
    </w:p>
    <w:p w14:paraId="1CF66999" w14:textId="6AD41D8E" w:rsidR="000620E2" w:rsidRPr="00BB23B2" w:rsidRDefault="0003786F" w:rsidP="0016296C">
      <m:oMathPara>
        <m:oMath>
          <m:r>
            <m:rPr>
              <m:sty m:val="p"/>
            </m:rPr>
            <w:rPr>
              <w:rFonts w:ascii="Cambria Math" w:hAnsi="Cambria Math"/>
            </w:rPr>
            <m:t>α</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I</m:t>
                  </m:r>
                </m:e>
                <m:sub>
                  <m:r>
                    <w:rPr>
                      <w:rFonts w:ascii="Cambria Math" w:hAnsi="Cambria Math"/>
                    </w:rPr>
                    <m:t>i</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m:t>,</m:t>
          </m:r>
        </m:oMath>
      </m:oMathPara>
    </w:p>
    <w:p w14:paraId="1B306A37" w14:textId="30989F99" w:rsidR="00CA34A7" w:rsidRPr="00BB23B2" w:rsidRDefault="00943CB1" w:rsidP="00247063">
      <w:r w:rsidRPr="00BB23B2">
        <w:t>w</w:t>
      </w:r>
      <w:r w:rsidR="00307CE5" w:rsidRPr="00BB23B2">
        <w:t xml:space="preserve">here </w:t>
      </w:r>
      <m:oMath>
        <m:r>
          <w:rPr>
            <w:rFonts w:ascii="Cambria Math" w:hAnsi="Cambria Math"/>
          </w:rPr>
          <m:t>EI</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max</m:t>
                </m:r>
              </m:fName>
              <m:e>
                <m:sSubSup>
                  <m:sSubSupPr>
                    <m:ctrlPr>
                      <w:rPr>
                        <w:rFonts w:ascii="Cambria Math" w:hAnsi="Cambria Math"/>
                      </w:rPr>
                    </m:ctrlPr>
                  </m:sSubSupPr>
                  <m:e>
                    <m:r>
                      <m:rPr>
                        <m:sty m:val="p"/>
                      </m:rPr>
                      <w:rPr>
                        <w:rFonts w:ascii="Cambria Math" w:hAnsi="Cambria Math"/>
                      </w:rPr>
                      <m:t>(</m:t>
                    </m:r>
                    <m:r>
                      <w:rPr>
                        <w:rFonts w:ascii="Cambria Math" w:hAnsi="Cambria Math"/>
                      </w:rPr>
                      <m:t>y</m:t>
                    </m:r>
                  </m:e>
                  <m:sub>
                    <m:sSub>
                      <m:sSubPr>
                        <m:ctrlPr>
                          <w:rPr>
                            <w:rFonts w:ascii="Cambria Math" w:hAnsi="Cambria Math"/>
                          </w:rPr>
                        </m:ctrlPr>
                      </m:sSubPr>
                      <m:e>
                        <m:r>
                          <w:rPr>
                            <w:rFonts w:ascii="Cambria Math" w:hAnsi="Cambria Math"/>
                          </w:rPr>
                          <m:t>D</m:t>
                        </m:r>
                      </m:e>
                      <m:sub>
                        <m:r>
                          <w:rPr>
                            <w:rFonts w:ascii="Cambria Math" w:hAnsi="Cambria Math"/>
                          </w:rPr>
                          <m:t>T</m:t>
                        </m:r>
                      </m:sub>
                    </m:sSub>
                  </m:sub>
                  <m:sup>
                    <m:r>
                      <w:rPr>
                        <w:rFonts w:ascii="Cambria Math" w:hAnsi="Cambria Math"/>
                      </w:rPr>
                      <m:t>min</m:t>
                    </m:r>
                  </m:sup>
                </m:sSubSup>
                <m:r>
                  <m:rPr>
                    <m:sty m:val="p"/>
                  </m:rPr>
                  <w:rPr>
                    <w:rFonts w:ascii="Cambria Math" w:hAnsi="Cambria Math"/>
                  </w:rPr>
                  <m:t>-</m:t>
                </m:r>
                <m:acc>
                  <m:accPr>
                    <m:ctrlPr>
                      <w:rPr>
                        <w:rFonts w:ascii="Cambria Math" w:hAnsi="Cambria Math"/>
                      </w:rPr>
                    </m:ctrlPr>
                  </m:accPr>
                  <m:e>
                    <m:r>
                      <w:rPr>
                        <w:rFonts w:ascii="Cambria Math" w:hAnsi="Cambria Math"/>
                      </w:rPr>
                      <m:t>Y</m:t>
                    </m:r>
                  </m:e>
                </m:acc>
                <m:d>
                  <m:dPr>
                    <m:ctrlPr>
                      <w:rPr>
                        <w:rFonts w:ascii="Cambria Math" w:hAnsi="Cambria Math"/>
                      </w:rPr>
                    </m:ctrlPr>
                  </m:dPr>
                  <m:e>
                    <m:r>
                      <w:rPr>
                        <w:rFonts w:ascii="Cambria Math" w:hAnsi="Cambria Math"/>
                      </w:rPr>
                      <m:t>x</m:t>
                    </m:r>
                  </m:e>
                </m:d>
                <m:r>
                  <m:rPr>
                    <m:sty m:val="p"/>
                  </m:rPr>
                  <w:rPr>
                    <w:rFonts w:ascii="Cambria Math" w:hAnsi="Cambria Math"/>
                  </w:rPr>
                  <m:t>,0)</m:t>
                </m:r>
              </m:e>
            </m:func>
          </m:e>
        </m:d>
        <m:r>
          <m:rPr>
            <m:sty m:val="p"/>
          </m:rPr>
          <w:rPr>
            <w:rFonts w:ascii="Cambria Math" w:hAnsi="Cambria Math"/>
          </w:rPr>
          <m:t>.</m:t>
        </m:r>
      </m:oMath>
      <w:r w:rsidR="00CA34A7" w:rsidRPr="00BB23B2">
        <w:t xml:space="preserve"> </w:t>
      </w:r>
    </w:p>
    <w:p w14:paraId="3286E930" w14:textId="6C582F8E" w:rsidR="000620E2" w:rsidRPr="00BB23B2" w:rsidRDefault="00307CE5" w:rsidP="0016296C">
      <w:pPr>
        <w:rPr>
          <w:rFonts w:eastAsiaTheme="minorEastAsia"/>
          <w:iCs/>
        </w:rPr>
      </w:pPr>
      <w:r w:rsidRPr="00BB23B2">
        <w:t>By calculating the transfer weight, we can guide the ranking optimization tasks to take further steps, thus realizing the transfer of tasks from source to target.</w:t>
      </w:r>
    </w:p>
    <w:p w14:paraId="51D68A33" w14:textId="23F433B7" w:rsidR="0022198D" w:rsidRPr="00BB23B2" w:rsidRDefault="002D3914" w:rsidP="00BB23B2">
      <w:pPr>
        <w:pStyle w:val="1"/>
      </w:pPr>
      <w:del w:id="152" w:author="离 迷" w:date="2024-10-22T12:24:00Z" w16du:dateUtc="2024-10-22T04:24:00Z">
        <w:r w:rsidRPr="00BB23B2" w:rsidDel="00E54AC3">
          <w:delText>Demonstration</w:delText>
        </w:r>
        <w:commentRangeStart w:id="153"/>
        <w:commentRangeEnd w:id="153"/>
        <w:r w:rsidR="002D3DF2" w:rsidRPr="00BB23B2" w:rsidDel="00E54AC3">
          <w:rPr>
            <w:rStyle w:val="ab"/>
            <w:b w:val="0"/>
            <w:bCs w:val="0"/>
            <w:kern w:val="2"/>
          </w:rPr>
          <w:commentReference w:id="153"/>
        </w:r>
      </w:del>
      <w:ins w:id="154" w:author="离 迷" w:date="2024-10-22T12:24:00Z" w16du:dateUtc="2024-10-22T04:24:00Z">
        <w:r w:rsidR="00E54AC3" w:rsidRPr="009A47B7">
          <w:t>B</w:t>
        </w:r>
      </w:ins>
      <w:ins w:id="155" w:author="离 迷" w:date="2024-10-22T12:24:00Z">
        <w:r w:rsidR="00E54AC3" w:rsidRPr="00BB23B2">
          <w:t>enchmark</w:t>
        </w:r>
      </w:ins>
      <w:ins w:id="156" w:author="离 迷" w:date="2024-10-24T20:56:00Z" w16du:dateUtc="2024-10-24T12:56:00Z">
        <w:r w:rsidR="008C24D7">
          <w:rPr>
            <w:rFonts w:eastAsiaTheme="minorEastAsia" w:hint="eastAsia"/>
          </w:rPr>
          <w:t>s</w:t>
        </w:r>
      </w:ins>
    </w:p>
    <w:p w14:paraId="29E6F1DB" w14:textId="4E60B6A6" w:rsidR="0084420D" w:rsidRPr="00BB23B2" w:rsidRDefault="003E5D5A" w:rsidP="0016296C">
      <w:r w:rsidRPr="00BB23B2">
        <w:t>Here, we demonstrate the effectiveness of our method using the Goldstein-Price function (2-dimensional), a well-known benchmark function characterized by multiple local minima and one global minimum. To better mimic the conditions encountered in material data optimization, we generated a dataset of 2,500 function values by sampling each dimension at 50 intervals. The input variables (x) were normalized using min-max scaling, and the output values (y) were logarithmically transformed to prepare the data for subsequent experiments and evaluations.</w:t>
      </w:r>
    </w:p>
    <w:p w14:paraId="3C75127E" w14:textId="6356BB33" w:rsidR="008E1493" w:rsidRPr="00BB23B2" w:rsidRDefault="00C4283B" w:rsidP="009A47B7">
      <w:pPr>
        <w:pStyle w:val="2"/>
        <w:rPr>
          <w:rFonts w:ascii="Times New Roman" w:hAnsi="Times New Roman" w:cs="Times New Roman"/>
        </w:rPr>
      </w:pPr>
      <w:bookmarkStart w:id="157" w:name="_Hlk173172962"/>
      <w:r w:rsidRPr="009A47B7">
        <w:rPr>
          <w:rFonts w:ascii="Times New Roman" w:hAnsi="Times New Roman" w:cs="Times New Roman"/>
        </w:rPr>
        <w:t>Euclidean distance sampling</w:t>
      </w:r>
      <w:r w:rsidRPr="009A47B7">
        <w:rPr>
          <w:rFonts w:ascii="Times New Roman" w:hAnsi="Times New Roman" w:cs="Times New Roman"/>
        </w:rPr>
        <w:tab/>
      </w:r>
    </w:p>
    <w:bookmarkEnd w:id="157"/>
    <w:p w14:paraId="22142F3C" w14:textId="6C072EDB" w:rsidR="002513B1" w:rsidRPr="00BB23B2" w:rsidRDefault="003E5D5A" w:rsidP="0016296C">
      <w:pPr>
        <w:rPr>
          <w:ins w:id="158" w:author="离 迷" w:date="2024-10-23T10:30:00Z" w16du:dateUtc="2024-10-23T02:30:00Z"/>
        </w:rPr>
      </w:pPr>
      <w:r w:rsidRPr="00BB23B2">
        <w:t xml:space="preserve">To analyze the modeling and optimization performance of </w:t>
      </w:r>
      <w:r w:rsidR="00CE7C32" w:rsidRPr="00BB23B2">
        <w:t>r</w:t>
      </w:r>
      <w:r w:rsidR="000F44F7" w:rsidRPr="00BB23B2">
        <w:t>andom</w:t>
      </w:r>
      <w:r w:rsidRPr="00BB23B2">
        <w:t>, LHS</w:t>
      </w:r>
      <w:r w:rsidR="005E0285" w:rsidRPr="00BB23B2">
        <w:t>,</w:t>
      </w:r>
      <w:r w:rsidR="00F25C91" w:rsidRPr="00BB23B2">
        <w:t xml:space="preserve"> </w:t>
      </w:r>
      <w:r w:rsidRPr="00BB23B2">
        <w:t xml:space="preserve">and </w:t>
      </w:r>
      <w:del w:id="159" w:author="离 迷" w:date="2024-10-23T10:02:00Z" w16du:dateUtc="2024-10-23T02:02:00Z">
        <w:r w:rsidRPr="00BB23B2" w:rsidDel="003D26AC">
          <w:delText>SE</w:delText>
        </w:r>
      </w:del>
      <w:ins w:id="160" w:author="离 迷" w:date="2024-10-23T10:02:00Z" w16du:dateUtc="2024-10-23T02:02:00Z">
        <w:r w:rsidR="003D26AC" w:rsidRPr="00BB23B2">
          <w:t>EDS</w:t>
        </w:r>
      </w:ins>
      <w:r w:rsidRPr="00BB23B2">
        <w:t>, we first extract</w:t>
      </w:r>
      <w:r w:rsidR="002D3DF2" w:rsidRPr="00BB23B2">
        <w:t>ed</w:t>
      </w:r>
      <w:r w:rsidRPr="00BB23B2">
        <w:t xml:space="preserve"> 20 samples from the dataset using different methods to build Gaussian Process Regression (GPR) models</w:t>
      </w:r>
      <w:ins w:id="161" w:author="离 迷" w:date="2024-10-22T20:12:00Z" w16du:dateUtc="2024-10-22T12:12:00Z">
        <w:r w:rsidR="000E7116" w:rsidRPr="00BB23B2">
          <w:t>,</w:t>
        </w:r>
      </w:ins>
      <w:del w:id="162" w:author="离 迷" w:date="2024-10-22T20:12:00Z" w16du:dateUtc="2024-10-22T12:12:00Z">
        <w:r w:rsidRPr="00BB23B2" w:rsidDel="000E7116">
          <w:delText xml:space="preserve">. </w:delText>
        </w:r>
      </w:del>
      <w:ins w:id="163" w:author="离 迷" w:date="2024-10-22T20:12:00Z">
        <w:r w:rsidR="000E7116" w:rsidRPr="00BB23B2">
          <w:t>and visualized both the distribution of the sample points and the model</w:t>
        </w:r>
      </w:ins>
      <w:ins w:id="164" w:author="离 迷" w:date="2024-10-22T20:13:00Z" w16du:dateUtc="2024-10-22T12:13:00Z">
        <w:r w:rsidR="000E7116" w:rsidRPr="00BB23B2">
          <w:t>s</w:t>
        </w:r>
      </w:ins>
      <w:ins w:id="165" w:author="离 迷" w:date="2024-10-22T20:12:00Z">
        <w:r w:rsidR="000E7116" w:rsidRPr="00BB23B2">
          <w:t>' predictions of the target function.</w:t>
        </w:r>
      </w:ins>
      <w:del w:id="166" w:author="离 迷" w:date="2024-10-22T20:12:00Z" w16du:dateUtc="2024-10-22T12:12:00Z">
        <w:r w:rsidRPr="00BB23B2" w:rsidDel="000E7116">
          <w:delText xml:space="preserve">We then visualize the </w:delText>
        </w:r>
        <w:r w:rsidRPr="00BB23B2" w:rsidDel="000E7116">
          <w:lastRenderedPageBreak/>
          <w:delText>sample locations</w:delText>
        </w:r>
      </w:del>
      <w:ins w:id="167" w:author="Zhe Liu" w:date="2024-10-11T23:25:00Z" w16du:dateUtc="2024-10-11T15:25:00Z">
        <w:del w:id="168" w:author="离 迷" w:date="2024-10-22T20:12:00Z" w16du:dateUtc="2024-10-22T12:12:00Z">
          <w:r w:rsidR="002D3DF2" w:rsidRPr="00BB23B2" w:rsidDel="000E7116">
            <w:delText xml:space="preserve"> </w:delText>
          </w:r>
          <w:r w:rsidR="002D3DF2" w:rsidRPr="00BB23B2" w:rsidDel="000E7116">
            <w:rPr>
              <w:highlight w:val="yellow"/>
            </w:rPr>
            <w:delText>(?)</w:delText>
          </w:r>
        </w:del>
      </w:ins>
      <w:del w:id="169" w:author="离 迷" w:date="2024-10-22T20:12:00Z" w16du:dateUtc="2024-10-22T12:12:00Z">
        <w:r w:rsidRPr="00BB23B2" w:rsidDel="000E7116">
          <w:delText xml:space="preserve"> and the predictive performance of the models</w:delText>
        </w:r>
      </w:del>
      <w:del w:id="170" w:author="离 迷" w:date="2024-10-23T10:31:00Z" w16du:dateUtc="2024-10-23T02:31:00Z">
        <w:r w:rsidRPr="00BB23B2" w:rsidDel="002513B1">
          <w:delText>.</w:delText>
        </w:r>
      </w:del>
      <w:ins w:id="171" w:author="离 迷" w:date="2024-10-23T10:31:00Z" w16du:dateUtc="2024-10-23T02:31:00Z">
        <w:r w:rsidR="002513B1" w:rsidRPr="00BB23B2">
          <w:t>As depicted in Figure 2</w:t>
        </w:r>
      </w:ins>
      <w:ins w:id="172" w:author="离 迷" w:date="2024-10-23T11:30:00Z" w16du:dateUtc="2024-10-23T03:30:00Z">
        <w:r w:rsidR="001B2E63" w:rsidRPr="00BB23B2">
          <w:t>A</w:t>
        </w:r>
      </w:ins>
      <w:ins w:id="173" w:author="离 迷" w:date="2024-10-23T10:31:00Z" w16du:dateUtc="2024-10-23T02:31:00Z">
        <w:r w:rsidR="002513B1" w:rsidRPr="00BB23B2">
          <w:t>, t</w:t>
        </w:r>
      </w:ins>
      <w:ins w:id="174" w:author="离 迷" w:date="2024-10-23T10:30:00Z" w16du:dateUtc="2024-10-23T02:30:00Z">
        <w:r w:rsidR="002513B1" w:rsidRPr="00BB23B2">
          <w:t xml:space="preserve">he "Truth" plot in the left corner represents the actual distribution of the objective function, while the other three plots show the predictions of Gaussian Process models constructed by sampling 20 points using random sampling, Latin hypercube sampling </w:t>
        </w:r>
      </w:ins>
      <w:ins w:id="175" w:author="离 迷" w:date="2024-10-23T10:43:00Z" w16du:dateUtc="2024-10-23T02:43:00Z">
        <w:r w:rsidR="00E2368B" w:rsidRPr="00BB23B2">
          <w:t xml:space="preserve">and Euclidean distance sampling </w:t>
        </w:r>
      </w:ins>
      <w:ins w:id="176" w:author="离 迷" w:date="2024-10-23T10:30:00Z" w16du:dateUtc="2024-10-23T02:30:00Z">
        <w:r w:rsidR="002513B1" w:rsidRPr="00BB23B2">
          <w:t xml:space="preserve">respectively. </w:t>
        </w:r>
      </w:ins>
      <w:ins w:id="177" w:author="离 迷" w:date="2024-10-23T10:58:00Z">
        <w:r w:rsidR="00084380" w:rsidRPr="00BB23B2">
          <w:t>The model prediction based on EDS more accurately capture the general relationship of the target function, while the predictions based on RDM and LHS show larger deviations, particularly in regions where the target function exhibits high variability.</w:t>
        </w:r>
      </w:ins>
      <w:del w:id="178" w:author="离 迷" w:date="2024-10-23T10:30:00Z" w16du:dateUtc="2024-10-23T02:30:00Z">
        <w:r w:rsidRPr="00BB23B2" w:rsidDel="002513B1">
          <w:delText xml:space="preserve"> </w:delText>
        </w:r>
      </w:del>
    </w:p>
    <w:p w14:paraId="14F0BF0E" w14:textId="71604E5D" w:rsidR="002513B1" w:rsidRPr="00BB23B2" w:rsidRDefault="003E5D5A" w:rsidP="009A47B7">
      <w:pPr>
        <w:rPr>
          <w:ins w:id="179" w:author="离 迷" w:date="2024-10-23T10:30:00Z" w16du:dateUtc="2024-10-23T02:30:00Z"/>
        </w:rPr>
      </w:pPr>
      <w:r w:rsidRPr="00BB23B2">
        <w:t xml:space="preserve">Following this, we incrementally increase the number of samples and compare the changes in the Spearman coefficient across different sampling methods. The Spearman coefficient, which ranges from -1 to 1, measures the strength and direction of monotonic relationships between variables. </w:t>
      </w:r>
      <w:ins w:id="180" w:author="离 迷" w:date="2024-10-23T11:01:00Z" w16du:dateUtc="2024-10-23T03:01:00Z">
        <w:r w:rsidR="00084380" w:rsidRPr="00BB23B2">
          <w:t>Figure 2</w:t>
        </w:r>
      </w:ins>
      <w:ins w:id="181" w:author="离 迷" w:date="2024-10-23T11:30:00Z" w16du:dateUtc="2024-10-23T03:30:00Z">
        <w:r w:rsidR="001B2E63" w:rsidRPr="00BB23B2">
          <w:t>B</w:t>
        </w:r>
      </w:ins>
      <w:ins w:id="182" w:author="离 迷" w:date="2024-10-23T11:01:00Z" w16du:dateUtc="2024-10-23T03:01:00Z">
        <w:r w:rsidR="00084380" w:rsidRPr="00BB23B2">
          <w:t xml:space="preserve"> shows how the Spearman correlation coefficient of the models varies with the number of samples across different sampling strategies. </w:t>
        </w:r>
      </w:ins>
      <w:ins w:id="183" w:author="离 迷" w:date="2024-10-23T11:10:00Z">
        <w:r w:rsidR="00510C28" w:rsidRPr="00BB23B2">
          <w:t xml:space="preserve">The Spearman coefficient for EDS increases rapidly with the number of samples and surpasses that of RDM and LHS after 20 sample points, indicating that the SE strategy can build an accurate model more quickly. </w:t>
        </w:r>
      </w:ins>
      <w:ins w:id="184" w:author="离 迷" w:date="2024-10-23T11:10:00Z" w16du:dateUtc="2024-10-23T03:10:00Z">
        <w:r w:rsidR="00510C28" w:rsidRPr="00BB23B2">
          <w:t>Figure 2</w:t>
        </w:r>
      </w:ins>
      <w:ins w:id="185" w:author="离 迷" w:date="2024-10-23T11:30:00Z" w16du:dateUtc="2024-10-23T03:30:00Z">
        <w:r w:rsidR="001B2E63" w:rsidRPr="00BB23B2">
          <w:t>C</w:t>
        </w:r>
      </w:ins>
      <w:ins w:id="186" w:author="离 迷" w:date="2024-10-23T11:10:00Z">
        <w:r w:rsidR="00510C28" w:rsidRPr="00BB23B2">
          <w:t xml:space="preserve"> shows the distribution of Spearman coefficients for each sampling strategy after 20 samples and 40 repeated experiments. The distribution for SE is concentrated in a higher range, further validating its stable modeling capability.</w:t>
        </w:r>
      </w:ins>
    </w:p>
    <w:p w14:paraId="205813F9" w14:textId="4FB0A2CA" w:rsidR="00734795" w:rsidRPr="00BB23B2" w:rsidRDefault="003E5D5A" w:rsidP="009A47B7">
      <w:r w:rsidRPr="00BB23B2">
        <w:t xml:space="preserve">Finally, we </w:t>
      </w:r>
      <w:del w:id="187" w:author="离 迷" w:date="2024-10-23T11:12:00Z" w16du:dateUtc="2024-10-23T03:12:00Z">
        <w:r w:rsidRPr="00BB23B2" w:rsidDel="00510C28">
          <w:delText xml:space="preserve">determine </w:delText>
        </w:r>
      </w:del>
      <w:del w:id="188" w:author="离 迷" w:date="2024-10-23T11:11:00Z" w16du:dateUtc="2024-10-23T03:11:00Z">
        <w:r w:rsidRPr="00BB23B2" w:rsidDel="00510C28">
          <w:delText>an appropriate number of</w:delText>
        </w:r>
      </w:del>
      <w:ins w:id="189" w:author="离 迷" w:date="2024-10-23T11:11:00Z" w16du:dateUtc="2024-10-23T03:11:00Z">
        <w:r w:rsidR="00510C28" w:rsidRPr="00BB23B2">
          <w:t>use 20</w:t>
        </w:r>
      </w:ins>
      <w:r w:rsidRPr="00BB23B2">
        <w:t xml:space="preserve"> initial sampling points to establish the initial model, and based on this, we utilize the Expected Improvement (EI) acquisition function to perform </w:t>
      </w:r>
      <w:del w:id="190" w:author="离 迷" w:date="2024-10-23T11:11:00Z" w16du:dateUtc="2024-10-23T03:11:00Z">
        <w:r w:rsidRPr="00BB23B2" w:rsidDel="00510C28">
          <w:delText>Bayesian Optimization (</w:delText>
        </w:r>
      </w:del>
      <w:r w:rsidRPr="00BB23B2">
        <w:t>BO</w:t>
      </w:r>
      <w:del w:id="191" w:author="离 迷" w:date="2024-10-23T11:11:00Z" w16du:dateUtc="2024-10-23T03:11:00Z">
        <w:r w:rsidRPr="00BB23B2" w:rsidDel="00510C28">
          <w:delText>)</w:delText>
        </w:r>
      </w:del>
      <w:r w:rsidRPr="00BB23B2">
        <w:t>. This approach allows us to investigate how different sampling methods influence the subsequent performance of BO.</w:t>
      </w:r>
      <w:ins w:id="192" w:author="离 迷" w:date="2024-10-23T15:53:00Z" w16du:dateUtc="2024-10-23T07:53:00Z">
        <w:r w:rsidR="00CE3267" w:rsidRPr="00BB23B2">
          <w:t xml:space="preserve"> </w:t>
        </w:r>
      </w:ins>
      <w:ins w:id="193" w:author="离 迷" w:date="2024-10-23T11:27:00Z" w16du:dateUtc="2024-10-23T03:27:00Z">
        <w:r w:rsidR="00E81AF2" w:rsidRPr="00BB23B2">
          <w:t>As the number of samples increases, the objective function values progressively approach the global optimum</w:t>
        </w:r>
      </w:ins>
      <w:ins w:id="194" w:author="离 迷" w:date="2024-10-23T11:30:00Z" w16du:dateUtc="2024-10-23T03:30:00Z">
        <w:r w:rsidR="001B2E63" w:rsidRPr="00BB23B2">
          <w:t>(Figure 2D)</w:t>
        </w:r>
      </w:ins>
      <w:ins w:id="195" w:author="离 迷" w:date="2024-10-23T11:27:00Z" w16du:dateUtc="2024-10-23T03:27:00Z">
        <w:r w:rsidR="00E81AF2" w:rsidRPr="00BB23B2">
          <w:t xml:space="preserve">. Notably, </w:t>
        </w:r>
      </w:ins>
      <w:ins w:id="196" w:author="离 迷" w:date="2024-10-23T11:27:00Z">
        <w:r w:rsidR="00E81AF2" w:rsidRPr="00BB23B2">
          <w:t>BO</w:t>
        </w:r>
      </w:ins>
      <w:ins w:id="197" w:author="离 迷" w:date="2024-10-23T11:27:00Z" w16du:dateUtc="2024-10-23T03:27:00Z">
        <w:r w:rsidR="001B2E63" w:rsidRPr="00BB23B2">
          <w:t xml:space="preserve"> </w:t>
        </w:r>
      </w:ins>
      <w:ins w:id="198" w:author="离 迷" w:date="2024-10-23T11:27:00Z">
        <w:r w:rsidR="00E81AF2" w:rsidRPr="00BB23B2">
          <w:t>based on EDS shows significant optimization effects after just 10 EI sampling iterations and essentially finds the global optimum after around 55 iterations. In contrast, BO based on RDM and LHS requires more iterations to achieve similar results.</w:t>
        </w:r>
      </w:ins>
      <w:ins w:id="199" w:author="离 迷" w:date="2024-10-23T11:31:00Z" w16du:dateUtc="2024-10-23T03:31:00Z">
        <w:r w:rsidR="001B2E63" w:rsidRPr="00BB23B2">
          <w:t xml:space="preserve"> </w:t>
        </w:r>
      </w:ins>
      <w:ins w:id="200" w:author="离 迷" w:date="2024-10-23T12:23:00Z">
        <w:r w:rsidR="00E4246D" w:rsidRPr="00BB23B2">
          <w:t xml:space="preserve">Statistical analysis of BO optimization results from 40 independent experiments </w:t>
        </w:r>
      </w:ins>
      <w:ins w:id="201" w:author="离 迷" w:date="2024-10-23T12:24:00Z" w16du:dateUtc="2024-10-23T04:24:00Z">
        <w:r w:rsidR="00E4246D" w:rsidRPr="00BB23B2">
          <w:t xml:space="preserve">(Figure 2E) </w:t>
        </w:r>
      </w:ins>
      <w:ins w:id="202" w:author="离 迷" w:date="2024-10-23T12:23:00Z">
        <w:r w:rsidR="00E4246D" w:rsidRPr="00BB23B2">
          <w:t xml:space="preserve">reveals that </w:t>
        </w:r>
      </w:ins>
      <w:ins w:id="203" w:author="离 迷" w:date="2024-10-23T15:56:00Z">
        <w:r w:rsidR="00CE3267" w:rsidRPr="00BB23B2">
          <w:t>BO using random sampling or LHS sometimes gets stuck around function values of 3.6 and 4.4. In contrast, most of the optimal values obtained using EDS are concentrated below 1.5, indicating that EDS effectively reduces the risk of getting trapped in local optima.</w:t>
        </w:r>
      </w:ins>
    </w:p>
    <w:p w14:paraId="358C561C" w14:textId="097DC960" w:rsidR="00206A4D" w:rsidRDefault="00F35F4A" w:rsidP="00F35F4A">
      <w:pPr>
        <w:ind w:firstLine="0"/>
        <w:rPr>
          <w:ins w:id="204" w:author="离 迷" w:date="2024-10-25T10:56:00Z" w16du:dateUtc="2024-10-25T02:56:00Z"/>
          <w:rFonts w:eastAsiaTheme="minorEastAsia"/>
        </w:rPr>
      </w:pPr>
      <w:ins w:id="205" w:author="离 迷" w:date="2024-10-25T10:26:00Z" w16du:dateUtc="2024-10-25T02:26:00Z">
        <w:r>
          <w:lastRenderedPageBreak/>
          <w:drawing>
            <wp:inline distT="0" distB="0" distL="0" distR="0" wp14:anchorId="39A31A87" wp14:editId="0DD59832">
              <wp:extent cx="5274310" cy="4885690"/>
              <wp:effectExtent l="0" t="0" r="2540" b="0"/>
              <wp:docPr id="311133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3854" name="图片 311133854"/>
                      <pic:cNvPicPr/>
                    </pic:nvPicPr>
                    <pic:blipFill>
                      <a:blip r:embed="rId13">
                        <a:extLst>
                          <a:ext uri="{28A0092B-C50C-407E-A947-70E740481C1C}">
                            <a14:useLocalDpi xmlns:a14="http://schemas.microsoft.com/office/drawing/2010/main" val="0"/>
                          </a:ext>
                        </a:extLst>
                      </a:blip>
                      <a:stretch>
                        <a:fillRect/>
                      </a:stretch>
                    </pic:blipFill>
                    <pic:spPr>
                      <a:xfrm>
                        <a:off x="0" y="0"/>
                        <a:ext cx="5274310" cy="4885690"/>
                      </a:xfrm>
                      <a:prstGeom prst="rect">
                        <a:avLst/>
                      </a:prstGeom>
                    </pic:spPr>
                  </pic:pic>
                </a:graphicData>
              </a:graphic>
            </wp:inline>
          </w:drawing>
        </w:r>
      </w:ins>
    </w:p>
    <w:p w14:paraId="50DF7B10" w14:textId="534279C1" w:rsidR="00ED3392" w:rsidRPr="00ED3392" w:rsidRDefault="00ED3392" w:rsidP="00ED3392">
      <w:pPr>
        <w:pStyle w:val="af7"/>
        <w:rPr>
          <w:ins w:id="206" w:author="离 迷" w:date="2024-10-25T10:56:00Z"/>
          <w:rFonts w:eastAsiaTheme="minorEastAsia"/>
          <w:b w:val="0"/>
          <w:bCs w:val="0"/>
        </w:rPr>
      </w:pPr>
      <w:ins w:id="207" w:author="离 迷" w:date="2024-10-25T10:56:00Z">
        <w:r w:rsidRPr="00ED3392">
          <w:rPr>
            <w:rFonts w:eastAsiaTheme="minorEastAsia"/>
          </w:rPr>
          <w:t>Figure 2: Evaluation of sampling strategies on the Goldstein-Price function.</w:t>
        </w:r>
      </w:ins>
      <w:ins w:id="208" w:author="离 迷" w:date="2024-10-25T10:57:00Z" w16du:dateUtc="2024-10-25T02:57:00Z">
        <w:r>
          <w:rPr>
            <w:rFonts w:eastAsiaTheme="minorEastAsia" w:hint="eastAsia"/>
          </w:rPr>
          <w:t xml:space="preserve"> </w:t>
        </w:r>
      </w:ins>
      <w:ins w:id="209" w:author="离 迷" w:date="2024-10-25T10:56:00Z">
        <w:r w:rsidRPr="00ED3392">
          <w:rPr>
            <w:rFonts w:eastAsiaTheme="minorEastAsia"/>
            <w:b w:val="0"/>
            <w:bCs w:val="0"/>
          </w:rPr>
          <w:t>(A) Distribution of sampled points using various strategies. Black crosses indicate sampled data points, while the contour plot presents the GP model predictions in two-dimensional space based on these samples.</w:t>
        </w:r>
      </w:ins>
      <w:ins w:id="210" w:author="离 迷" w:date="2024-10-25T10:58:00Z" w16du:dateUtc="2024-10-25T02:58:00Z">
        <w:r w:rsidRPr="00ED3392">
          <w:rPr>
            <w:rFonts w:eastAsiaTheme="minorEastAsia" w:hint="eastAsia"/>
            <w:b w:val="0"/>
            <w:bCs w:val="0"/>
          </w:rPr>
          <w:t xml:space="preserve"> </w:t>
        </w:r>
      </w:ins>
      <w:ins w:id="211" w:author="离 迷" w:date="2024-10-25T10:56:00Z">
        <w:r w:rsidRPr="00ED3392">
          <w:rPr>
            <w:rFonts w:eastAsiaTheme="minorEastAsia"/>
            <w:b w:val="0"/>
            <w:bCs w:val="0"/>
          </w:rPr>
          <w:t>(B) Spearman correlation analysis of the GP model. This panel shows how data is continuously added from the three sampling strategies to the GP model, enabling observation of changes in the Spearman coefficient on the test set.</w:t>
        </w:r>
      </w:ins>
      <w:ins w:id="212" w:author="离 迷" w:date="2024-10-25T10:58:00Z" w16du:dateUtc="2024-10-25T02:58:00Z">
        <w:r w:rsidRPr="00ED3392">
          <w:rPr>
            <w:rFonts w:eastAsiaTheme="minorEastAsia" w:hint="eastAsia"/>
            <w:b w:val="0"/>
            <w:bCs w:val="0"/>
          </w:rPr>
          <w:t xml:space="preserve"> </w:t>
        </w:r>
      </w:ins>
      <w:ins w:id="213" w:author="离 迷" w:date="2024-10-25T10:56:00Z">
        <w:r w:rsidRPr="00ED3392">
          <w:rPr>
            <w:rFonts w:eastAsiaTheme="minorEastAsia"/>
            <w:b w:val="0"/>
            <w:bCs w:val="0"/>
          </w:rPr>
          <w:t>(C) Histogram of Spearman coefficients when the sample size is 20. The histogram illustrates that the EDS-based model exhibits a more concentrated distribution of coefficients compared to the others.</w:t>
        </w:r>
      </w:ins>
      <w:ins w:id="214" w:author="离 迷" w:date="2024-10-25T10:58:00Z" w16du:dateUtc="2024-10-25T02:58:00Z">
        <w:r w:rsidRPr="00ED3392">
          <w:rPr>
            <w:rFonts w:eastAsiaTheme="minorEastAsia" w:hint="eastAsia"/>
            <w:b w:val="0"/>
            <w:bCs w:val="0"/>
          </w:rPr>
          <w:t xml:space="preserve"> </w:t>
        </w:r>
      </w:ins>
      <w:ins w:id="215" w:author="离 迷" w:date="2024-10-25T10:56:00Z">
        <w:r w:rsidRPr="00ED3392">
          <w:rPr>
            <w:rFonts w:eastAsiaTheme="minorEastAsia"/>
            <w:b w:val="0"/>
            <w:bCs w:val="0"/>
          </w:rPr>
          <w:t>(D) BO optimization trajectories under different initial sampling methods. After acquiring 20 initial data points, the optimization process shifts to expected improvement (EI) for further sampling.</w:t>
        </w:r>
      </w:ins>
      <w:ins w:id="216" w:author="离 迷" w:date="2024-10-25T10:58:00Z" w16du:dateUtc="2024-10-25T02:58:00Z">
        <w:r w:rsidRPr="00ED3392">
          <w:rPr>
            <w:rFonts w:eastAsiaTheme="minorEastAsia" w:hint="eastAsia"/>
            <w:b w:val="0"/>
            <w:bCs w:val="0"/>
          </w:rPr>
          <w:t xml:space="preserve"> </w:t>
        </w:r>
      </w:ins>
      <w:ins w:id="217" w:author="离 迷" w:date="2024-10-25T10:56:00Z">
        <w:r w:rsidRPr="00ED3392">
          <w:rPr>
            <w:rFonts w:eastAsiaTheme="minorEastAsia"/>
            <w:b w:val="0"/>
            <w:bCs w:val="0"/>
          </w:rPr>
          <w:t>(E) Distribution of optimal function values at the conclusion of BO optimization. The EDS-based BO method identifies current optimal values, all below 1.5. All experiments were conducted independently 40 times, with error bars in panels B and D representing the variance of the repeated results.</w:t>
        </w:r>
      </w:ins>
    </w:p>
    <w:p w14:paraId="5A209397" w14:textId="77777777" w:rsidR="00ED3392" w:rsidRPr="00ED3392" w:rsidRDefault="00ED3392" w:rsidP="00F35F4A">
      <w:pPr>
        <w:ind w:firstLine="0"/>
        <w:rPr>
          <w:rFonts w:eastAsiaTheme="minorEastAsia"/>
        </w:rPr>
      </w:pPr>
    </w:p>
    <w:p w14:paraId="5B8FFFB8" w14:textId="48431DE3" w:rsidR="00091449" w:rsidRPr="006371A2" w:rsidDel="00ED3392" w:rsidRDefault="00B769B0" w:rsidP="006371A2">
      <w:pPr>
        <w:pStyle w:val="af7"/>
        <w:rPr>
          <w:del w:id="218" w:author="离 迷" w:date="2024-10-25T10:56:00Z" w16du:dateUtc="2024-10-25T02:56:00Z"/>
          <w:rStyle w:val="af6"/>
          <w:sz w:val="21"/>
          <w:szCs w:val="21"/>
        </w:rPr>
      </w:pPr>
      <w:commentRangeStart w:id="219"/>
      <w:commentRangeStart w:id="220"/>
      <w:commentRangeStart w:id="221"/>
      <w:del w:id="222" w:author="离 迷" w:date="2024-10-25T10:56:00Z" w16du:dateUtc="2024-10-25T02:56:00Z">
        <w:r w:rsidRPr="009A47B7" w:rsidDel="00ED3392">
          <w:delText>Figure 2</w:delText>
        </w:r>
        <w:commentRangeEnd w:id="219"/>
        <w:r w:rsidR="00CE7C32" w:rsidRPr="009A47B7" w:rsidDel="00ED3392">
          <w:commentReference w:id="219"/>
        </w:r>
        <w:commentRangeEnd w:id="220"/>
        <w:r w:rsidR="00CE7C32" w:rsidRPr="009A47B7" w:rsidDel="00ED3392">
          <w:commentReference w:id="220"/>
        </w:r>
        <w:commentRangeEnd w:id="221"/>
        <w:r w:rsidR="00597575" w:rsidRPr="009A47B7" w:rsidDel="00ED3392">
          <w:commentReference w:id="221"/>
        </w:r>
        <w:r w:rsidRPr="009A47B7" w:rsidDel="00ED3392">
          <w:delText>: Evaluation of sampling strategies on Goldstein-Price function.</w:delText>
        </w:r>
        <w:r w:rsidR="00091449" w:rsidDel="00ED3392">
          <w:rPr>
            <w:rFonts w:eastAsiaTheme="minorEastAsia" w:hint="eastAsia"/>
          </w:rPr>
          <w:delText xml:space="preserve"> </w:delText>
        </w:r>
        <w:r w:rsidR="00091449" w:rsidRPr="006371A2" w:rsidDel="00ED3392">
          <w:rPr>
            <w:rStyle w:val="af6"/>
            <w:sz w:val="21"/>
            <w:szCs w:val="21"/>
          </w:rPr>
          <w:delText>(A) Sample distributions and GP model predictions using different sampling methods. The leftmost panel shows the true target function</w:delText>
        </w:r>
      </w:del>
      <w:del w:id="223" w:author="离 迷" w:date="2024-10-25T10:02:00Z" w16du:dateUtc="2024-10-25T02:02:00Z">
        <w:r w:rsidR="00091449" w:rsidRPr="006371A2" w:rsidDel="007B5774">
          <w:rPr>
            <w:rStyle w:val="af6"/>
            <w:sz w:val="21"/>
            <w:szCs w:val="21"/>
          </w:rPr>
          <w:delText xml:space="preserve"> distribution</w:delText>
        </w:r>
      </w:del>
      <w:del w:id="224" w:author="离 迷" w:date="2024-10-25T10:56:00Z" w16du:dateUtc="2024-10-25T02:56:00Z">
        <w:r w:rsidR="00091449" w:rsidRPr="006371A2" w:rsidDel="00ED3392">
          <w:rPr>
            <w:rStyle w:val="af6"/>
            <w:sz w:val="21"/>
            <w:szCs w:val="21"/>
          </w:rPr>
          <w:delText xml:space="preserve">, while the subsequent panels present GP model predictions using </w:delText>
        </w:r>
        <w:r w:rsidR="00091449" w:rsidRPr="006371A2" w:rsidDel="00ED3392">
          <w:rPr>
            <w:rStyle w:val="af6"/>
            <w:sz w:val="21"/>
            <w:szCs w:val="21"/>
          </w:rPr>
          <w:lastRenderedPageBreak/>
          <w:delText>random, LHS, and EDS</w:delText>
        </w:r>
      </w:del>
      <w:del w:id="225" w:author="离 迷" w:date="2024-10-25T10:02:00Z" w16du:dateUtc="2024-10-25T02:02:00Z">
        <w:r w:rsidR="00091449" w:rsidRPr="006371A2" w:rsidDel="007B5774">
          <w:rPr>
            <w:rStyle w:val="af6"/>
            <w:sz w:val="21"/>
            <w:szCs w:val="21"/>
          </w:rPr>
          <w:delText xml:space="preserve"> sampling</w:delText>
        </w:r>
      </w:del>
      <w:del w:id="226" w:author="离 迷" w:date="2024-10-25T10:56:00Z" w16du:dateUtc="2024-10-25T02:56:00Z">
        <w:r w:rsidR="00091449" w:rsidRPr="006371A2" w:rsidDel="00ED3392">
          <w:rPr>
            <w:rStyle w:val="af6"/>
            <w:sz w:val="21"/>
            <w:szCs w:val="21"/>
          </w:rPr>
          <w:delText>, each initialized with 20 samples.</w:delText>
        </w:r>
        <w:r w:rsidR="00091449" w:rsidRPr="006371A2" w:rsidDel="00ED3392">
          <w:rPr>
            <w:rStyle w:val="af6"/>
            <w:rFonts w:eastAsiaTheme="minorEastAsia" w:hint="eastAsia"/>
            <w:sz w:val="21"/>
            <w:szCs w:val="21"/>
          </w:rPr>
          <w:delText xml:space="preserve"> </w:delText>
        </w:r>
        <w:r w:rsidR="00091449" w:rsidRPr="006371A2" w:rsidDel="00ED3392">
          <w:rPr>
            <w:rStyle w:val="af6"/>
            <w:sz w:val="21"/>
            <w:szCs w:val="21"/>
          </w:rPr>
          <w:delText>(B) Spearman's correlation analysis across three sampling methods. This panel illustrates how the correlation evolves as the sample size increases for each sampling strategy.</w:delText>
        </w:r>
        <w:r w:rsidR="00091449" w:rsidRPr="006371A2" w:rsidDel="00ED3392">
          <w:rPr>
            <w:rStyle w:val="af6"/>
            <w:rFonts w:eastAsiaTheme="minorEastAsia" w:hint="eastAsia"/>
            <w:sz w:val="21"/>
            <w:szCs w:val="21"/>
          </w:rPr>
          <w:delText xml:space="preserve"> </w:delText>
        </w:r>
        <w:r w:rsidR="00091449" w:rsidRPr="006371A2" w:rsidDel="00ED3392">
          <w:rPr>
            <w:rStyle w:val="af6"/>
            <w:sz w:val="21"/>
            <w:szCs w:val="21"/>
          </w:rPr>
          <w:delText>(C) Distribution of Spearman's correlation coefficients. The plot shows the distribution of coefficients based on 40 independent trials, each trial using 20 samples.</w:delText>
        </w:r>
        <w:r w:rsidR="00091449" w:rsidRPr="006371A2" w:rsidDel="00ED3392">
          <w:rPr>
            <w:rStyle w:val="af6"/>
            <w:rFonts w:eastAsiaTheme="minorEastAsia" w:hint="eastAsia"/>
            <w:sz w:val="21"/>
            <w:szCs w:val="21"/>
          </w:rPr>
          <w:delText xml:space="preserve"> </w:delText>
        </w:r>
        <w:r w:rsidR="00091449" w:rsidRPr="006371A2" w:rsidDel="00ED3392">
          <w:rPr>
            <w:rStyle w:val="af6"/>
            <w:sz w:val="21"/>
            <w:szCs w:val="21"/>
          </w:rPr>
          <w:delText>(D) Optimization trajectories under BO with different initial sampling methods. This panel compares the optimization paths using EI and the statistical distribution of the optimal values achieved by various sampling approaches.</w:delText>
        </w:r>
        <w:r w:rsidR="00091449" w:rsidRPr="006371A2" w:rsidDel="00ED3392">
          <w:rPr>
            <w:rStyle w:val="af6"/>
            <w:rFonts w:eastAsiaTheme="minorEastAsia" w:hint="eastAsia"/>
            <w:sz w:val="21"/>
            <w:szCs w:val="21"/>
          </w:rPr>
          <w:delText xml:space="preserve"> </w:delText>
        </w:r>
        <w:r w:rsidR="00091449" w:rsidRPr="006371A2" w:rsidDel="00ED3392">
          <w:rPr>
            <w:rStyle w:val="af6"/>
            <w:sz w:val="21"/>
            <w:szCs w:val="21"/>
          </w:rPr>
          <w:delText>(E) Distribution of minimal function values over 40 trials. The panel presents the distribution of the lowest function values encountered across 40 independent trials.</w:delText>
        </w:r>
      </w:del>
    </w:p>
    <w:p w14:paraId="540AF22D" w14:textId="77777777" w:rsidR="00F25C91" w:rsidRPr="00BB23B2" w:rsidRDefault="00F25C91" w:rsidP="006371A2">
      <w:pPr>
        <w:pStyle w:val="af3"/>
      </w:pPr>
    </w:p>
    <w:p w14:paraId="77F31388" w14:textId="760616C4" w:rsidR="00F25C91" w:rsidRPr="00BB23B2" w:rsidDel="002513B1" w:rsidRDefault="00F25C91" w:rsidP="0016296C">
      <w:pPr>
        <w:rPr>
          <w:del w:id="227" w:author="离 迷" w:date="2024-10-23T10:30:00Z" w16du:dateUtc="2024-10-23T02:30:00Z"/>
        </w:rPr>
      </w:pPr>
      <w:del w:id="228" w:author="离 迷" w:date="2024-10-23T11:00:00Z" w16du:dateUtc="2024-10-23T03:00:00Z">
        <w:r w:rsidRPr="00BB23B2" w:rsidDel="00084380">
          <w:delText>Figure 2 (a) illustrates the prediction performance of the objective function under different sampling strategies.</w:delText>
        </w:r>
      </w:del>
      <w:del w:id="229" w:author="离 迷" w:date="2024-10-23T10:30:00Z" w16du:dateUtc="2024-10-23T02:30:00Z">
        <w:r w:rsidRPr="00BB23B2" w:rsidDel="002513B1">
          <w:delText xml:space="preserve"> The "Truth" plot in the top left corner represents the actual distribution of the objective function, while the other three plots show the predictions of Gaussian Process models constructed by sampling 20 points using Euclidean distance sampling (E</w:delText>
        </w:r>
        <w:r w:rsidR="00CE7C32" w:rsidRPr="00BB23B2" w:rsidDel="002513B1">
          <w:delText>DS</w:delText>
        </w:r>
        <w:r w:rsidRPr="00BB23B2" w:rsidDel="002513B1">
          <w:delText xml:space="preserve">), </w:delText>
        </w:r>
        <w:r w:rsidR="00CE7C32" w:rsidRPr="00BB23B2" w:rsidDel="002513B1">
          <w:delText>r</w:delText>
        </w:r>
        <w:r w:rsidR="000F44F7" w:rsidRPr="00BB23B2" w:rsidDel="002513B1">
          <w:delText>andom</w:delText>
        </w:r>
        <w:r w:rsidRPr="00BB23B2" w:rsidDel="002513B1">
          <w:delText xml:space="preserve"> sampling, and Latin </w:delText>
        </w:r>
        <w:r w:rsidR="00CE7C32" w:rsidRPr="00BB23B2" w:rsidDel="002513B1">
          <w:delText>h</w:delText>
        </w:r>
        <w:r w:rsidRPr="00BB23B2" w:rsidDel="002513B1">
          <w:delText xml:space="preserve">ypercube </w:delText>
        </w:r>
        <w:r w:rsidR="00CE7C32" w:rsidRPr="00BB23B2" w:rsidDel="002513B1">
          <w:delText>s</w:delText>
        </w:r>
        <w:r w:rsidRPr="00BB23B2" w:rsidDel="002513B1">
          <w:delText xml:space="preserve">ampling (LHS) strategies, respectively. From the figure, it is evident that </w:delText>
        </w:r>
      </w:del>
      <w:del w:id="230" w:author="离 迷" w:date="2024-10-23T10:02:00Z" w16du:dateUtc="2024-10-23T02:02:00Z">
        <w:r w:rsidRPr="00BB23B2" w:rsidDel="003D26AC">
          <w:delText>SE</w:delText>
        </w:r>
      </w:del>
      <w:commentRangeStart w:id="231"/>
      <w:commentRangeEnd w:id="231"/>
      <w:del w:id="232" w:author="离 迷" w:date="2024-10-23T10:30:00Z" w16du:dateUtc="2024-10-23T02:30:00Z">
        <w:r w:rsidR="00CE7C32" w:rsidRPr="00BB23B2" w:rsidDel="002513B1">
          <w:rPr>
            <w:rStyle w:val="ab"/>
            <w:sz w:val="24"/>
            <w:szCs w:val="24"/>
          </w:rPr>
          <w:commentReference w:id="231"/>
        </w:r>
        <w:r w:rsidRPr="00BB23B2" w:rsidDel="002513B1">
          <w:delText xml:space="preserve"> sampling more accurately captures the global optimum of the objective function, whereas </w:delText>
        </w:r>
        <w:r w:rsidR="000F44F7" w:rsidRPr="00BB23B2" w:rsidDel="002513B1">
          <w:delText>Random</w:delText>
        </w:r>
        <w:r w:rsidRPr="00BB23B2" w:rsidDel="002513B1">
          <w:delText xml:space="preserve"> and LHS exhibit significant deviations, particularly in regions with high variability in the objective function.</w:delText>
        </w:r>
      </w:del>
    </w:p>
    <w:p w14:paraId="0C8B4472" w14:textId="21BF049E" w:rsidR="00F25C91" w:rsidRPr="00BB23B2" w:rsidDel="00084380" w:rsidRDefault="00F25C91" w:rsidP="0016296C">
      <w:pPr>
        <w:rPr>
          <w:del w:id="233" w:author="离 迷" w:date="2024-10-23T11:00:00Z" w16du:dateUtc="2024-10-23T03:00:00Z"/>
        </w:rPr>
      </w:pPr>
      <w:del w:id="234" w:author="离 迷" w:date="2024-10-23T11:00:00Z" w16du:dateUtc="2024-10-23T03:00:00Z">
        <w:r w:rsidRPr="00BB23B2" w:rsidDel="00084380">
          <w:delText xml:space="preserve">Figure 2 (b) (left) shows how the Spearman correlation coefficient of the models varies with the number of samples across different sampling strategies. It can be observed that the Spearman coefficient for </w:delText>
        </w:r>
      </w:del>
      <w:del w:id="235" w:author="离 迷" w:date="2024-10-23T10:02:00Z" w16du:dateUtc="2024-10-23T02:02:00Z">
        <w:r w:rsidRPr="00BB23B2" w:rsidDel="003D26AC">
          <w:delText>SE</w:delText>
        </w:r>
      </w:del>
      <w:del w:id="236" w:author="离 迷" w:date="2024-10-23T11:00:00Z" w16du:dateUtc="2024-10-23T03:00:00Z">
        <w:r w:rsidRPr="00BB23B2" w:rsidDel="00084380">
          <w:delText xml:space="preserve"> sampling stabilizes rapidly as the sample size increases and is generally higher than that of </w:delText>
        </w:r>
        <w:r w:rsidR="000F44F7" w:rsidRPr="00BB23B2" w:rsidDel="00084380">
          <w:delText>Random</w:delText>
        </w:r>
        <w:r w:rsidRPr="00BB23B2" w:rsidDel="00084380">
          <w:delText xml:space="preserve"> and LHS in most cases. This indicates that the </w:delText>
        </w:r>
      </w:del>
      <w:del w:id="237" w:author="离 迷" w:date="2024-10-23T10:02:00Z" w16du:dateUtc="2024-10-23T02:02:00Z">
        <w:r w:rsidRPr="00BB23B2" w:rsidDel="003D26AC">
          <w:delText>SE</w:delText>
        </w:r>
      </w:del>
      <w:del w:id="238" w:author="离 迷" w:date="2024-10-23T11:00:00Z" w16du:dateUtc="2024-10-23T03:00:00Z">
        <w:r w:rsidRPr="00BB23B2" w:rsidDel="00084380">
          <w:delText xml:space="preserve"> strategy can build an accurate model more quickly. The right plot shows the distribution of Spearman coefficients across 20 samples and 40 repeated experiments for each sampling strategy. The distribution for </w:delText>
        </w:r>
      </w:del>
      <w:del w:id="239" w:author="离 迷" w:date="2024-10-23T10:02:00Z" w16du:dateUtc="2024-10-23T02:02:00Z">
        <w:r w:rsidRPr="00BB23B2" w:rsidDel="003D26AC">
          <w:delText>SE</w:delText>
        </w:r>
      </w:del>
      <w:del w:id="240" w:author="离 迷" w:date="2024-10-23T11:00:00Z" w16du:dateUtc="2024-10-23T03:00:00Z">
        <w:r w:rsidRPr="00BB23B2" w:rsidDel="00084380">
          <w:delText xml:space="preserve"> is concentrated within a higher correlation coefficient range, further validating its superior modeling capability.</w:delText>
        </w:r>
      </w:del>
    </w:p>
    <w:p w14:paraId="6F3C9D15" w14:textId="391DB005" w:rsidR="00F25C91" w:rsidRPr="00BB23B2" w:rsidDel="00084380" w:rsidRDefault="00F25C91" w:rsidP="0016296C">
      <w:pPr>
        <w:rPr>
          <w:del w:id="241" w:author="离 迷" w:date="2024-10-23T11:00:00Z" w16du:dateUtc="2024-10-23T03:00:00Z"/>
        </w:rPr>
      </w:pPr>
      <w:del w:id="242" w:author="离 迷" w:date="2024-10-23T11:00:00Z" w16du:dateUtc="2024-10-23T03:00:00Z">
        <w:r w:rsidRPr="00BB23B2" w:rsidDel="00084380">
          <w:delText>Figure 2 (c)</w:delText>
        </w:r>
        <w:commentRangeStart w:id="243"/>
        <w:r w:rsidRPr="00BB23B2" w:rsidDel="00084380">
          <w:delText xml:space="preserve"> (left) </w:delText>
        </w:r>
        <w:commentRangeEnd w:id="243"/>
        <w:r w:rsidR="002D3DF2" w:rsidRPr="00BB23B2" w:rsidDel="00084380">
          <w:rPr>
            <w:rStyle w:val="ab"/>
            <w:sz w:val="24"/>
            <w:szCs w:val="24"/>
          </w:rPr>
          <w:commentReference w:id="243"/>
        </w:r>
        <w:r w:rsidRPr="00BB23B2" w:rsidDel="00084380">
          <w:delText xml:space="preserve">demonstrates the optimization effectiveness using the Expected Improvement (EI) strategy following different initial sampling strategies. As the number of samples increases, the objective function values progressively approach the global optimum. Notably, the </w:delText>
        </w:r>
      </w:del>
      <w:del w:id="244" w:author="离 迷" w:date="2024-10-23T10:02:00Z" w16du:dateUtc="2024-10-23T02:02:00Z">
        <w:r w:rsidRPr="00BB23B2" w:rsidDel="003D26AC">
          <w:delText>SE</w:delText>
        </w:r>
      </w:del>
      <w:del w:id="245" w:author="离 迷" w:date="2024-10-23T11:00:00Z" w16du:dateUtc="2024-10-23T03:00:00Z">
        <w:r w:rsidRPr="00BB23B2" w:rsidDel="00084380">
          <w:delText xml:space="preserve"> strategy exhibits rapid convergence at the earliest stage, whereas </w:delText>
        </w:r>
        <w:r w:rsidR="000F44F7" w:rsidRPr="00BB23B2" w:rsidDel="00084380">
          <w:delText>Random</w:delText>
        </w:r>
        <w:r w:rsidRPr="00BB23B2" w:rsidDel="00084380">
          <w:delText xml:space="preserve"> and LHS require more samples to approach the optimal value. The right plot shows the distribution of the minimum objective function values at the end of optimization after 40 repeated experiments. The </w:delText>
        </w:r>
      </w:del>
      <w:del w:id="246" w:author="离 迷" w:date="2024-10-23T10:02:00Z" w16du:dateUtc="2024-10-23T02:02:00Z">
        <w:r w:rsidRPr="00BB23B2" w:rsidDel="003D26AC">
          <w:delText>SE</w:delText>
        </w:r>
      </w:del>
      <w:del w:id="247" w:author="离 迷" w:date="2024-10-23T11:00:00Z" w16du:dateUtc="2024-10-23T03:00:00Z">
        <w:r w:rsidRPr="00BB23B2" w:rsidDel="00084380">
          <w:delText xml:space="preserve"> strategy significantly outperforms the other two strategies, with a more concentrated distribution closer to the optimal value.</w:delText>
        </w:r>
      </w:del>
    </w:p>
    <w:p w14:paraId="2867995B" w14:textId="69778045" w:rsidR="00B440D0" w:rsidRPr="00091449" w:rsidRDefault="00303F54" w:rsidP="00247063">
      <w:pPr>
        <w:pStyle w:val="2"/>
        <w:rPr>
          <w:rFonts w:ascii="Times New Roman" w:hAnsi="Times New Roman" w:cs="Times New Roman"/>
        </w:rPr>
      </w:pPr>
      <w:r w:rsidRPr="00091449">
        <w:rPr>
          <w:rFonts w:ascii="Times New Roman" w:hAnsi="Times New Roman" w:cs="Times New Roman"/>
        </w:rPr>
        <w:lastRenderedPageBreak/>
        <w:t>Knowledge transfer</w:t>
      </w:r>
      <w:r w:rsidR="00000F9A" w:rsidRPr="00091449">
        <w:rPr>
          <w:rFonts w:ascii="Times New Roman" w:hAnsi="Times New Roman" w:cs="Times New Roman"/>
          <w:sz w:val="28"/>
          <w:szCs w:val="28"/>
        </w:rPr>
        <w:t xml:space="preserve"> </w:t>
      </w:r>
      <w:r w:rsidRPr="00091449">
        <w:rPr>
          <w:rFonts w:ascii="Times New Roman" w:hAnsi="Times New Roman" w:cs="Times New Roman"/>
          <w:sz w:val="28"/>
          <w:szCs w:val="28"/>
        </w:rPr>
        <w:t>s</w:t>
      </w:r>
      <w:r w:rsidR="00000F9A" w:rsidRPr="00091449">
        <w:rPr>
          <w:rFonts w:ascii="Times New Roman" w:hAnsi="Times New Roman" w:cs="Times New Roman"/>
          <w:sz w:val="28"/>
          <w:szCs w:val="28"/>
        </w:rPr>
        <w:t>ampling</w:t>
      </w:r>
    </w:p>
    <w:p w14:paraId="2474AEB6" w14:textId="41715652" w:rsidR="00423763" w:rsidRPr="00BB23B2" w:rsidRDefault="00F25C91" w:rsidP="0016296C">
      <w:pPr>
        <w:rPr>
          <w:ins w:id="248" w:author="离 迷" w:date="2024-10-23T16:15:00Z" w16du:dateUtc="2024-10-23T08:15:00Z"/>
        </w:rPr>
      </w:pPr>
      <w:r w:rsidRPr="00BB23B2">
        <w:t>To evaluate the effectiveness of transfer sampling methods in optimization, we designed various types of source functions based on the objective function and constructed corresponding source models to provide accessible prior knowledge.</w:t>
      </w:r>
      <w:ins w:id="249" w:author="离 迷" w:date="2024-10-23T16:15:00Z">
        <w:r w:rsidR="00423763" w:rsidRPr="00BB23B2">
          <w:t>The contour plot of the source function is shown in Fig</w:t>
        </w:r>
      </w:ins>
      <w:ins w:id="250" w:author="离 迷" w:date="2024-10-23T16:15:00Z" w16du:dateUtc="2024-10-23T08:15:00Z">
        <w:r w:rsidR="00423763" w:rsidRPr="00BB23B2">
          <w:t>ure</w:t>
        </w:r>
      </w:ins>
      <w:ins w:id="251" w:author="离 迷" w:date="2024-10-23T16:15:00Z">
        <w:r w:rsidR="00423763" w:rsidRPr="00BB23B2">
          <w:t>. 3A. Source function 1 is obtained by shifting both x</w:t>
        </w:r>
        <w:r w:rsidR="00423763" w:rsidRPr="00BB23B2">
          <w:rPr>
            <w:vertAlign w:val="subscript"/>
          </w:rPr>
          <w:t>1</w:t>
        </w:r>
        <w:r w:rsidR="00423763" w:rsidRPr="00BB23B2">
          <w:t>​ and x</w:t>
        </w:r>
        <w:r w:rsidR="00423763" w:rsidRPr="00BB23B2">
          <w:rPr>
            <w:vertAlign w:val="subscript"/>
          </w:rPr>
          <w:t>2</w:t>
        </w:r>
        <w:r w:rsidR="00423763" w:rsidRPr="00BB23B2">
          <w:t>​ of the target test function by 0.1 units and scaling the y-axis to 0.8. Source function 2 is the negative of the y-values of source function 1. Source function 3 is a funnel-shaped function we designed for knowledge transfer from other types of source functions.</w:t>
        </w:r>
      </w:ins>
      <w:ins w:id="252" w:author="离 迷" w:date="2024-10-23T16:18:00Z">
        <w:r w:rsidR="00423763" w:rsidRPr="00BB23B2">
          <w:t>The blue region of the target function represents the global optimum area that we aim to explore through BO.</w:t>
        </w:r>
      </w:ins>
    </w:p>
    <w:p w14:paraId="6AB66F32" w14:textId="4C894508" w:rsidR="00B63AB3" w:rsidRPr="00BB23B2" w:rsidRDefault="00F25C91" w:rsidP="0016296C">
      <w:pPr>
        <w:rPr>
          <w:ins w:id="253" w:author="离 迷" w:date="2024-10-23T16:31:00Z" w16du:dateUtc="2024-10-23T08:31:00Z"/>
        </w:rPr>
      </w:pPr>
      <w:r w:rsidRPr="00BB23B2">
        <w:t xml:space="preserve"> We then compared the optimization curves of standard </w:t>
      </w:r>
      <w:del w:id="254" w:author="离 迷" w:date="2024-10-23T16:19:00Z" w16du:dateUtc="2024-10-23T08:19:00Z">
        <w:r w:rsidRPr="00BB23B2" w:rsidDel="00423763">
          <w:delText>Bayesian Optimization (</w:delText>
        </w:r>
      </w:del>
      <w:r w:rsidRPr="00BB23B2">
        <w:t>BO</w:t>
      </w:r>
      <w:del w:id="255" w:author="离 迷" w:date="2024-10-23T16:19:00Z" w16du:dateUtc="2024-10-23T08:19:00Z">
        <w:r w:rsidRPr="00BB23B2" w:rsidDel="00423763">
          <w:delText>)</w:delText>
        </w:r>
      </w:del>
      <w:r w:rsidRPr="00BB23B2">
        <w:t xml:space="preserve"> without knowledge transfer and transfer BO with different prior knowledge</w:t>
      </w:r>
      <w:ins w:id="256" w:author="离 迷" w:date="2024-10-23T16:36:00Z" w16du:dateUtc="2024-10-23T08:36:00Z">
        <w:r w:rsidR="006236F0" w:rsidRPr="00BB23B2">
          <w:t>(Figure. 3A)</w:t>
        </w:r>
      </w:ins>
      <w:r w:rsidRPr="00BB23B2">
        <w:t xml:space="preserve">. </w:t>
      </w:r>
      <w:ins w:id="257" w:author="离 迷" w:date="2024-10-23T16:35:00Z">
        <w:r w:rsidR="006236F0" w:rsidRPr="00BB23B2">
          <w:t>To introduce information from the source function early in BO, we first randomly sampled 3 points and then initiated their respective BO tasks. In each iteration, we add one new sample point.</w:t>
        </w:r>
      </w:ins>
      <w:ins w:id="258" w:author="离 迷" w:date="2024-10-23T16:31:00Z" w16du:dateUtc="2024-10-23T08:31:00Z">
        <w:r w:rsidR="00B63AB3" w:rsidRPr="00BB23B2">
          <w:t>After 30 iterations, both transfer BO 1 and transfer BO 3 successfully identified the global optimum, indicating that transfer sampling effectively leveraged the knowledge from source functions 1 and 3 related to the global optimum, thereby aiding in optimizing the objective function. In contrast, the performance of transfer BO 2 was comparable to that of standard BO, suggesting that transfer sampling could disregard the misleading information from source function 2 and revert to standard BO behavior.</w:t>
        </w:r>
      </w:ins>
    </w:p>
    <w:p w14:paraId="474C90D5" w14:textId="6BEDF58F" w:rsidR="00690E3B" w:rsidRPr="00BB23B2" w:rsidRDefault="00F25C91" w:rsidP="0016296C">
      <w:r w:rsidRPr="00BB23B2">
        <w:t>Additionally, we tracked the changes in the weights of different source models throughout the iterative process.</w:t>
      </w:r>
      <w:ins w:id="259" w:author="离 迷" w:date="2024-10-23T16:37:00Z" w16du:dateUtc="2024-10-23T08:37:00Z">
        <w:r w:rsidR="006236F0" w:rsidRPr="00BB23B2">
          <w:t>Figure. 3C shows the weight variations of the three source models during the transfer BO process. In the early stages of optimization, the weight of source model 1 was greater than that of 3, while the weight of source model 2 remained close to zero, consistent with the conclusions drawn from panel b. As the iterations progressed, the weights of all source models gradually decreased, indicating that as more target data was acquired, the target model became increasingly refined, and the optimization of the target function progressively relied less on the guidance of the source models.</w:t>
        </w:r>
      </w:ins>
    </w:p>
    <w:p w14:paraId="50435DC1" w14:textId="06394138" w:rsidR="00690E3B" w:rsidRPr="00BB23B2" w:rsidRDefault="00BA5108" w:rsidP="00091449">
      <w:pPr>
        <w:ind w:firstLine="0"/>
      </w:pPr>
      <w:r w:rsidRPr="00BB23B2">
        <w:lastRenderedPageBreak/>
        <w:drawing>
          <wp:inline distT="0" distB="0" distL="0" distR="0" wp14:anchorId="35E187A8" wp14:editId="64A8DEC3">
            <wp:extent cx="5274310" cy="3422650"/>
            <wp:effectExtent l="0" t="0" r="0" b="6350"/>
            <wp:docPr id="13293772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7281" name="图片 1329377281"/>
                    <pic:cNvPicPr/>
                  </pic:nvPicPr>
                  <pic:blipFill>
                    <a:blip r:embed="rId14">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inline>
        </w:drawing>
      </w:r>
    </w:p>
    <w:p w14:paraId="70EB4E9B" w14:textId="4774D70E" w:rsidR="006371A2" w:rsidRPr="006371A2" w:rsidRDefault="004B2729" w:rsidP="006371A2">
      <w:pPr>
        <w:pStyle w:val="af4"/>
        <w:rPr>
          <w:b w:val="0"/>
          <w:bCs w:val="0"/>
        </w:rPr>
      </w:pPr>
      <w:r w:rsidRPr="006371A2">
        <w:t xml:space="preserve">Figure 3: Comparison of standard Bayesian Optimization and transfer Bayesian Optimization with different source models. </w:t>
      </w:r>
      <w:r w:rsidR="006371A2" w:rsidRPr="006371A2">
        <w:rPr>
          <w:b w:val="0"/>
          <w:bCs w:val="0"/>
        </w:rPr>
        <w:t>(A) Contour plots of the target function and three source functions used for transfer learning. The source functions are generated by different methods: Source 1 is produced by shifting and scaling the target function, Source 2 is an inversion of Source 1, and Source 3 is from a completely unrelated function.(B) Optimization trajectories of standard BO versus three transfer BO variants. The left panel compares the optimization paths, with the dashed black line indicating the global minimum of the target function.(C) Evolution of source model weights during the transfer BO process. This panel shows how the weights of the source models change, with higher weights indicating a greater contribution to the optimization.</w:t>
      </w:r>
    </w:p>
    <w:p w14:paraId="0FD8674B" w14:textId="4FD03EC5" w:rsidR="002A3126" w:rsidRPr="00BB23B2" w:rsidRDefault="00C36ACF" w:rsidP="006371A2">
      <w:pPr>
        <w:pStyle w:val="af4"/>
      </w:pPr>
      <w:r w:rsidRPr="00091449">
        <w:rPr>
          <w:rStyle w:val="af6"/>
        </w:rPr>
        <w:t xml:space="preserve"> </w:t>
      </w:r>
    </w:p>
    <w:p w14:paraId="0F1E00C0" w14:textId="77777777" w:rsidR="00780EE0" w:rsidRPr="00BB23B2" w:rsidRDefault="00780EE0" w:rsidP="00091449"/>
    <w:p w14:paraId="36FF2088" w14:textId="18FC72C2" w:rsidR="00F25C91" w:rsidRPr="00BB23B2" w:rsidDel="00423763" w:rsidRDefault="00F25C91" w:rsidP="0016296C">
      <w:pPr>
        <w:rPr>
          <w:del w:id="260" w:author="离 迷" w:date="2024-10-23T16:19:00Z" w16du:dateUtc="2024-10-23T08:19:00Z"/>
        </w:rPr>
      </w:pPr>
      <w:del w:id="261" w:author="离 迷" w:date="2024-10-23T16:19:00Z" w16du:dateUtc="2024-10-23T08:19:00Z">
        <w:r w:rsidRPr="00BB23B2" w:rsidDel="00423763">
          <w:delText>Figure 3 (a) presents the contour plots of the objective function alongside the three source functions used for transfer learning. The top-left plot illustrates the objective function, where the blue region indicates the global minimum area.</w:delText>
        </w:r>
      </w:del>
    </w:p>
    <w:p w14:paraId="4CCF7D96" w14:textId="092B8437" w:rsidR="00F25C91" w:rsidRPr="00BB23B2" w:rsidRDefault="00F25C91" w:rsidP="0016296C">
      <w:del w:id="262" w:author="离 迷" w:date="2024-10-23T16:30:00Z" w16du:dateUtc="2024-10-23T08:30:00Z">
        <w:r w:rsidRPr="00BB23B2" w:rsidDel="00B63AB3">
          <w:delText xml:space="preserve">Figure 3 (b) </w:delText>
        </w:r>
        <w:r w:rsidR="00990747" w:rsidRPr="00BB23B2" w:rsidDel="00B63AB3">
          <w:delText xml:space="preserve">(left) </w:delText>
        </w:r>
        <w:r w:rsidRPr="00BB23B2" w:rsidDel="00B63AB3">
          <w:delText xml:space="preserve">compares the optimization performance of standard Bayesian Optimization with transfer BO utilizing three different source functions. After 30 iterations, both </w:delText>
        </w:r>
        <w:r w:rsidR="00990747" w:rsidRPr="00BB23B2" w:rsidDel="00B63AB3">
          <w:delText xml:space="preserve">transfer BO 1 </w:delText>
        </w:r>
        <w:r w:rsidRPr="00BB23B2" w:rsidDel="00B63AB3">
          <w:delText xml:space="preserve">and </w:delText>
        </w:r>
        <w:r w:rsidR="00990747" w:rsidRPr="00BB23B2" w:rsidDel="00B63AB3">
          <w:delText>transfer BO 3</w:delText>
        </w:r>
        <w:r w:rsidRPr="00BB23B2" w:rsidDel="00B63AB3">
          <w:delText xml:space="preserve"> successfully identified the global optimum, indicating that transfer sampling effectively leveraged the knowledge from source functions 1 and</w:delText>
        </w:r>
        <w:r w:rsidR="00990747" w:rsidRPr="00BB23B2" w:rsidDel="00B63AB3">
          <w:delText xml:space="preserve"> </w:delText>
        </w:r>
        <w:r w:rsidRPr="00BB23B2" w:rsidDel="00B63AB3">
          <w:delText xml:space="preserve">3 related to the global optimum, thereby aiding in optimizing the objective function. In contrast, the performance of </w:delText>
        </w:r>
        <w:r w:rsidR="00990747" w:rsidRPr="00BB23B2" w:rsidDel="00B63AB3">
          <w:delText>transfer BO 2</w:delText>
        </w:r>
        <w:r w:rsidRPr="00BB23B2" w:rsidDel="00B63AB3">
          <w:delText xml:space="preserve"> was comparable to that of standard BO, suggesting that transfer sampling could disregard the misleading information from source function 2 and revert to standard BO behavior.</w:delText>
        </w:r>
      </w:del>
    </w:p>
    <w:p w14:paraId="06777E4A" w14:textId="253E209D" w:rsidR="00F25C91" w:rsidRPr="00BB23B2" w:rsidRDefault="00F25C91" w:rsidP="0016296C">
      <w:del w:id="263" w:author="离 迷" w:date="2024-10-23T16:36:00Z" w16du:dateUtc="2024-10-23T08:36:00Z">
        <w:r w:rsidRPr="00BB23B2" w:rsidDel="006236F0">
          <w:delText>Figure 3</w:delText>
        </w:r>
        <w:r w:rsidR="00990747" w:rsidRPr="00BB23B2" w:rsidDel="006236F0">
          <w:delText xml:space="preserve"> (right) </w:delText>
        </w:r>
        <w:r w:rsidRPr="00BB23B2" w:rsidDel="006236F0">
          <w:delText xml:space="preserve">shows the weight variations of the three source models during the </w:delText>
        </w:r>
        <w:r w:rsidRPr="00BB23B2" w:rsidDel="006236F0">
          <w:lastRenderedPageBreak/>
          <w:delText>transfer BO process. In the early stages of optimization, the weight of source model 1 was greater than that of 3, while the weight of source model 2 remained close to zero, consistent with the conclusions drawn from panel b. As the iterations progressed, the weights of all source models gradually decreased, indicating that as more target data was acquired, the target model became increasingly refined, and the optimization of the target function progressively relied less on the guidance of the source models.</w:delText>
        </w:r>
      </w:del>
    </w:p>
    <w:p w14:paraId="7CF095E7" w14:textId="6CC82BEB" w:rsidR="0022198D" w:rsidRPr="00BB23B2" w:rsidRDefault="002D3914" w:rsidP="00BB23B2">
      <w:pPr>
        <w:pStyle w:val="1"/>
      </w:pPr>
      <w:r w:rsidRPr="00BB23B2">
        <w:t>E</w:t>
      </w:r>
      <w:r w:rsidRPr="00091449">
        <w:t>xperiments</w:t>
      </w:r>
    </w:p>
    <w:p w14:paraId="385E87BE" w14:textId="1B4E346E" w:rsidR="001320DA" w:rsidRPr="00BB23B2" w:rsidRDefault="00F25C91" w:rsidP="0016296C">
      <w:r w:rsidRPr="00BB23B2">
        <w:t>We selected two real-world materials datasets to evaluate the performance of different sampling algorithms: the palladium-catalyzed aryl halide cross-coupling reaction dataset and the high-temperature alloy creep rupture life dataset. Both datasets are sourced from publicly available materials databases.</w:t>
      </w:r>
    </w:p>
    <w:p w14:paraId="03C81A49" w14:textId="2AFC4C51" w:rsidR="00DF7AC2" w:rsidRPr="006371A2" w:rsidRDefault="0058039E" w:rsidP="00247063">
      <w:pPr>
        <w:pStyle w:val="2"/>
        <w:rPr>
          <w:rFonts w:ascii="Times New Roman" w:hAnsi="Times New Roman" w:cs="Times New Roman"/>
        </w:rPr>
      </w:pPr>
      <w:r w:rsidRPr="006371A2">
        <w:rPr>
          <w:rFonts w:ascii="Times New Roman" w:hAnsi="Times New Roman" w:cs="Times New Roman"/>
        </w:rPr>
        <w:t>Optimization of Simulated Cross-Coupling Reactions</w:t>
      </w:r>
    </w:p>
    <w:p w14:paraId="0962FF76" w14:textId="09A52363" w:rsidR="00EE2038" w:rsidRPr="00BB23B2" w:rsidRDefault="00F25C91" w:rsidP="0016296C">
      <w:r w:rsidRPr="00BB23B2">
        <w:t>The Pd-catalyzed Buchwald-Hartwig reaction holds significant value in pharmaceutical synthesis</w:t>
      </w:r>
      <w:ins w:id="264" w:author="离 迷" w:date="2024-10-23T22:53:00Z" w16du:dateUtc="2024-10-23T14:53:00Z">
        <w:r w:rsidR="005325A7" w:rsidRPr="00BB23B2">
          <w:t xml:space="preserve"> </w:t>
        </w:r>
      </w:ins>
      <w:r w:rsidR="005325A7" w:rsidRPr="00BB23B2">
        <w:fldChar w:fldCharType="begin">
          <w:fldData xml:space="preserve">PEVuZE5vdGU+PENpdGU+PEF1dGhvcj5QYXVsPC9BdXRob3I+PFllYXI+MTk5NDwvWWVhcj48UmVj
TnVtPjM4PC9SZWNOdW0+PERpc3BsYXlUZXh0PlszNi00MF08L0Rpc3BsYXlUZXh0PjxyZWNvcmQ+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CB5FE3" w:rsidRPr="00BB23B2">
        <w:instrText xml:space="preserve"> ADDIN EN.CITE </w:instrText>
      </w:r>
      <w:r w:rsidR="00CB5FE3" w:rsidRPr="00BB23B2">
        <w:fldChar w:fldCharType="begin">
          <w:fldData xml:space="preserve">PEVuZE5vdGU+PENpdGU+PEF1dGhvcj5QYXVsPC9BdXRob3I+PFllYXI+MTk5NDwvWWVhcj48UmVj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</w:fldData>
        </w:fldChar>
      </w:r>
      <w:r w:rsidR="00CB5FE3" w:rsidRPr="00BB23B2">
        <w:instrText xml:space="preserve"> ADDIN EN.CITE.DATA </w:instrText>
      </w:r>
      <w:r w:rsidR="00CB5FE3" w:rsidRPr="00BB23B2">
        <w:fldChar w:fldCharType="end"/>
      </w:r>
      <w:r w:rsidR="005325A7" w:rsidRPr="00BB23B2">
        <w:fldChar w:fldCharType="separate"/>
      </w:r>
      <w:r w:rsidR="00CB5FE3" w:rsidRPr="00BB23B2">
        <w:t>[36-40]</w:t>
      </w:r>
      <w:r w:rsidR="005325A7" w:rsidRPr="00BB23B2">
        <w:fldChar w:fldCharType="end"/>
      </w:r>
      <w:r w:rsidRPr="00BB23B2">
        <w:t xml:space="preserve">. </w:t>
      </w:r>
      <w:r w:rsidR="00675128" w:rsidRPr="00BB23B2">
        <w:t xml:space="preserve">Ahneman et al. </w:t>
      </w:r>
      <w:r w:rsidR="00F12A4A" w:rsidRPr="00BB23B2">
        <w:fldChar w:fldCharType="begin"/>
      </w:r>
      <w:r w:rsidR="00CB5FE3" w:rsidRPr="00BB23B2">
        <w:instrText xml:space="preserve"> ADDIN EN.CITE &lt;EndNote&gt;&lt;Cite&gt;&lt;Author&gt;Ahneman&lt;/Author&gt;&lt;Year&gt;2018&lt;/Year&gt;&lt;RecNum&gt;43&lt;/RecNum&gt;&lt;DisplayText&gt;[41]&lt;/DisplayText&gt;&lt;record&gt;&lt;rec-number&gt;43&lt;/rec-number&gt;&lt;foreign-keys&gt;&lt;key app="EN" db-id="w99e5fpw0evf57esaruvxr2xaxexxs9rs995" timestamp="1729695009"&gt;43&lt;/key&gt;&lt;/foreign-keys&gt;&lt;ref-type name="Journal Article"&gt;17&lt;/ref-type&gt;&lt;contributors&gt;&lt;authors&gt;&lt;author&gt;Ahneman, Derek T.&lt;/author&gt;&lt;author&gt;Estrada, Jesús G.&lt;/author&gt;&lt;author&gt;Lin, Shishi&lt;/author&gt;&lt;author&gt;Dreher, Spencer D.&lt;/author&gt;&lt;author&gt;Doyle, Abigail G.&lt;/author&gt;&lt;/authors&gt;&lt;/contributors&gt;&lt;titles&gt;&lt;title&gt;Predicting reaction performance in C–N cross-coupling using machine learning&lt;/title&gt;&lt;secondary-title&gt;Science&lt;/secondary-title&gt;&lt;/titles&gt;&lt;periodical&gt;&lt;full-title&gt;Science&lt;/full-title&gt;&lt;/periodical&gt;&lt;pages&gt;186-190&lt;/pages&gt;&lt;volume&gt;360&lt;/volume&gt;&lt;number&gt;6385&lt;/number&gt;&lt;dates&gt;&lt;year&gt;2018&lt;/year&gt;&lt;/dates&gt;&lt;urls&gt;&lt;related-urls&gt;&lt;url&gt;https://www.science.org/doi/abs/10.1126/science.aar5169&lt;/url&gt;&lt;/related-urls&gt;&lt;/urls&gt;&lt;electronic-resource-num&gt;doi:10.1126/science.aar5169&lt;/electronic-resource-num&gt;&lt;/record&gt;&lt;/Cite&gt;&lt;/EndNote&gt;</w:instrText>
      </w:r>
      <w:r w:rsidR="00F12A4A" w:rsidRPr="00BB23B2">
        <w:fldChar w:fldCharType="separate"/>
      </w:r>
      <w:r w:rsidR="00CB5FE3" w:rsidRPr="00BB23B2">
        <w:t>[41]</w:t>
      </w:r>
      <w:r w:rsidR="00F12A4A" w:rsidRPr="00BB23B2">
        <w:fldChar w:fldCharType="end"/>
      </w:r>
      <w:ins w:id="265" w:author="离 迷" w:date="2024-10-23T22:53:00Z" w16du:dateUtc="2024-10-23T14:53:00Z">
        <w:r w:rsidR="005325A7" w:rsidRPr="00BB23B2">
          <w:t xml:space="preserve"> </w:t>
        </w:r>
      </w:ins>
      <w:r w:rsidR="00675128" w:rsidRPr="00BB23B2">
        <w:t>conducted high-throughput experiments to obtain yield values for reaction combinations involving 15 different aryl halides. For each halide, the reaction space encompassed 23 additives, 4 palladium catalysts, and 3 bases, resulting in a total of 264 combinations (23 × 4 × 3 = 264).</w:t>
      </w:r>
      <w:r w:rsidRPr="00BB23B2">
        <w:t xml:space="preserve"> The original study characterized each option using </w:t>
      </w:r>
      <w:r w:rsidR="001579FE" w:rsidRPr="00BB23B2">
        <w:t>93</w:t>
      </w:r>
      <w:r w:rsidRPr="00BB23B2">
        <w:t>-dimensional atomic, molecular, and vibrational descriptors. In our work, we applied min-max normalization and principal component analysis (PCA) for dimensionality reduction based on these original features.</w:t>
      </w:r>
    </w:p>
    <w:p w14:paraId="42683BED" w14:textId="77777777" w:rsidR="00EE2038" w:rsidRPr="00BB23B2" w:rsidRDefault="00EE2038" w:rsidP="006371A2"/>
    <w:p w14:paraId="0C95044D" w14:textId="4D53743C" w:rsidR="00000F9A" w:rsidRPr="00BB23B2" w:rsidRDefault="00C803F3" w:rsidP="006371A2">
      <w:pPr>
        <w:ind w:firstLine="0"/>
      </w:pPr>
      <w:r w:rsidRPr="00BB23B2">
        <w:drawing>
          <wp:inline distT="0" distB="0" distL="0" distR="0" wp14:anchorId="4B85CD61" wp14:editId="129F36D2">
            <wp:extent cx="5274000" cy="1866741"/>
            <wp:effectExtent l="0" t="0" r="3175" b="635"/>
            <wp:docPr id="14352375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000" cy="1866741"/>
                    </a:xfrm>
                    <a:prstGeom prst="rect">
                      <a:avLst/>
                    </a:prstGeom>
                    <a:noFill/>
                  </pic:spPr>
                </pic:pic>
              </a:graphicData>
            </a:graphic>
          </wp:inline>
        </w:drawing>
      </w:r>
    </w:p>
    <w:p w14:paraId="487F3DF7" w14:textId="77777777" w:rsidR="00EE2038" w:rsidRPr="00BB23B2" w:rsidRDefault="00EE2038" w:rsidP="006371A2"/>
    <w:p w14:paraId="0FDBB933" w14:textId="293EA021" w:rsidR="00000F9A" w:rsidRPr="00BB23B2" w:rsidRDefault="00CB43B0" w:rsidP="0016296C">
      <w:r w:rsidRPr="00BB23B2">
        <w:t xml:space="preserve">We treated each subset of data as an optimization task, allowing the transfer of knowledge from other aryl halides when searching for the optimal reaction conditions </w:t>
      </w:r>
      <w:r w:rsidRPr="00BB23B2">
        <w:lastRenderedPageBreak/>
        <w:t>for a specific aryl halide. We randomly selected the optimization tasks for aryl halides 1, 9, and 15 as the target tasks. For the exploration of initial sampling, proxy models were built using initial datasets of the same size obtained through different sampling methods. These models were then used to identify the experimental combination with the highest yield via Expected Improvement (EI). In terms of transfer sampling, data from three randomly selected aryl halides were transferred for knowledge sharing in each target task.</w:t>
      </w:r>
    </w:p>
    <w:p w14:paraId="31CC3981" w14:textId="14B7A94B" w:rsidR="00926CBB" w:rsidRPr="00BB23B2" w:rsidRDefault="00ED6C7C" w:rsidP="006371A2">
      <w:pPr>
        <w:ind w:firstLine="0"/>
      </w:pPr>
      <w:r w:rsidRPr="00BB23B2">
        <w:drawing>
          <wp:inline distT="0" distB="0" distL="0" distR="0" wp14:anchorId="5489C991" wp14:editId="75C145C9">
            <wp:extent cx="5274310" cy="4295775"/>
            <wp:effectExtent l="0" t="0" r="2540" b="9525"/>
            <wp:docPr id="20620385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38570" name="图片 20620385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95775"/>
                    </a:xfrm>
                    <a:prstGeom prst="rect">
                      <a:avLst/>
                    </a:prstGeom>
                  </pic:spPr>
                </pic:pic>
              </a:graphicData>
            </a:graphic>
          </wp:inline>
        </w:drawing>
      </w:r>
    </w:p>
    <w:p w14:paraId="4095C9FA" w14:textId="1F0917CB" w:rsidR="00371FE4" w:rsidRPr="006371A2" w:rsidRDefault="00D555E8" w:rsidP="006371A2">
      <w:pPr>
        <w:ind w:firstLine="0"/>
        <w:rPr>
          <w:b/>
          <w:bCs/>
          <w:sz w:val="21"/>
          <w:szCs w:val="21"/>
        </w:rPr>
      </w:pPr>
      <w:r w:rsidRPr="006371A2">
        <w:rPr>
          <w:b/>
          <w:bCs/>
          <w:sz w:val="21"/>
          <w:szCs w:val="21"/>
        </w:rPr>
        <w:t xml:space="preserve">Figure 4: Comparative </w:t>
      </w:r>
      <w:r w:rsidR="00936317" w:rsidRPr="006371A2">
        <w:rPr>
          <w:b/>
          <w:bCs/>
          <w:sz w:val="21"/>
          <w:szCs w:val="21"/>
        </w:rPr>
        <w:t>a</w:t>
      </w:r>
      <w:r w:rsidRPr="006371A2">
        <w:rPr>
          <w:b/>
          <w:bCs/>
          <w:sz w:val="21"/>
          <w:szCs w:val="21"/>
        </w:rPr>
        <w:t xml:space="preserve">nalysis of </w:t>
      </w:r>
      <w:r w:rsidR="00936317" w:rsidRPr="006371A2">
        <w:rPr>
          <w:b/>
          <w:bCs/>
          <w:sz w:val="21"/>
          <w:szCs w:val="21"/>
        </w:rPr>
        <w:t>s</w:t>
      </w:r>
      <w:r w:rsidRPr="006371A2">
        <w:rPr>
          <w:b/>
          <w:bCs/>
          <w:sz w:val="21"/>
          <w:szCs w:val="21"/>
        </w:rPr>
        <w:t xml:space="preserve">ampling </w:t>
      </w:r>
      <w:r w:rsidR="00936317" w:rsidRPr="006371A2">
        <w:rPr>
          <w:b/>
          <w:bCs/>
          <w:sz w:val="21"/>
          <w:szCs w:val="21"/>
        </w:rPr>
        <w:t>a</w:t>
      </w:r>
      <w:r w:rsidRPr="006371A2">
        <w:rPr>
          <w:b/>
          <w:bCs/>
          <w:sz w:val="21"/>
          <w:szCs w:val="21"/>
        </w:rPr>
        <w:t xml:space="preserve">lgorithms for </w:t>
      </w:r>
      <w:r w:rsidR="00936317" w:rsidRPr="006371A2">
        <w:rPr>
          <w:b/>
          <w:bCs/>
          <w:sz w:val="21"/>
          <w:szCs w:val="21"/>
        </w:rPr>
        <w:t>d</w:t>
      </w:r>
      <w:r w:rsidRPr="006371A2">
        <w:rPr>
          <w:b/>
          <w:bCs/>
          <w:sz w:val="21"/>
          <w:szCs w:val="21"/>
        </w:rPr>
        <w:t xml:space="preserve">ifferent </w:t>
      </w:r>
      <w:r w:rsidR="00936317" w:rsidRPr="006371A2">
        <w:rPr>
          <w:b/>
          <w:bCs/>
          <w:sz w:val="21"/>
          <w:szCs w:val="21"/>
        </w:rPr>
        <w:t>a</w:t>
      </w:r>
      <w:r w:rsidRPr="006371A2">
        <w:rPr>
          <w:b/>
          <w:bCs/>
          <w:sz w:val="21"/>
          <w:szCs w:val="21"/>
        </w:rPr>
        <w:t xml:space="preserve">ryl </w:t>
      </w:r>
      <w:r w:rsidR="00936317" w:rsidRPr="006371A2">
        <w:rPr>
          <w:b/>
          <w:bCs/>
          <w:sz w:val="21"/>
          <w:szCs w:val="21"/>
        </w:rPr>
        <w:t>h</w:t>
      </w:r>
      <w:r w:rsidRPr="006371A2">
        <w:rPr>
          <w:b/>
          <w:bCs/>
          <w:sz w:val="21"/>
          <w:szCs w:val="21"/>
        </w:rPr>
        <w:t xml:space="preserve">alide </w:t>
      </w:r>
      <w:r w:rsidR="00936317" w:rsidRPr="006371A2">
        <w:rPr>
          <w:b/>
          <w:bCs/>
          <w:sz w:val="21"/>
          <w:szCs w:val="21"/>
        </w:rPr>
        <w:t>o</w:t>
      </w:r>
      <w:r w:rsidRPr="006371A2">
        <w:rPr>
          <w:b/>
          <w:bCs/>
          <w:sz w:val="21"/>
          <w:szCs w:val="21"/>
        </w:rPr>
        <w:t xml:space="preserve">ptimization </w:t>
      </w:r>
      <w:r w:rsidR="00936317" w:rsidRPr="006371A2">
        <w:rPr>
          <w:b/>
          <w:bCs/>
          <w:sz w:val="21"/>
          <w:szCs w:val="21"/>
        </w:rPr>
        <w:t>t</w:t>
      </w:r>
      <w:r w:rsidRPr="006371A2">
        <w:rPr>
          <w:b/>
          <w:bCs/>
          <w:sz w:val="21"/>
          <w:szCs w:val="21"/>
        </w:rPr>
        <w:t xml:space="preserve">asks. </w:t>
      </w:r>
      <w:ins w:id="266" w:author="离 迷" w:date="2024-10-24T18:18:00Z" w16du:dateUtc="2024-10-24T10:18:00Z">
        <w:r w:rsidR="00C7150B" w:rsidRPr="006371A2">
          <w:rPr>
            <w:sz w:val="21"/>
            <w:szCs w:val="21"/>
          </w:rPr>
          <w:t>(</w:t>
        </w:r>
        <w:r w:rsidR="00C7150B">
          <w:rPr>
            <w:rFonts w:eastAsiaTheme="minorEastAsia" w:hint="eastAsia"/>
            <w:sz w:val="21"/>
            <w:szCs w:val="21"/>
          </w:rPr>
          <w:t>A-C</w:t>
        </w:r>
        <w:r w:rsidR="00C7150B" w:rsidRPr="006371A2">
          <w:rPr>
            <w:sz w:val="21"/>
            <w:szCs w:val="21"/>
          </w:rPr>
          <w:t>)</w:t>
        </w:r>
      </w:ins>
      <w:ins w:id="267" w:author="离 迷" w:date="2024-10-24T18:19:00Z" w16du:dateUtc="2024-10-24T10:19:00Z">
        <w:r w:rsidR="00C7150B">
          <w:rPr>
            <w:rFonts w:eastAsiaTheme="minorEastAsia" w:hint="eastAsia"/>
            <w:sz w:val="21"/>
            <w:szCs w:val="21"/>
          </w:rPr>
          <w:t xml:space="preserve"> </w:t>
        </w:r>
      </w:ins>
      <w:ins w:id="268" w:author="离 迷" w:date="2024-10-24T18:18:00Z" w16du:dateUtc="2024-10-24T10:18:00Z">
        <w:r w:rsidR="006371A2" w:rsidRPr="006371A2">
          <w:rPr>
            <w:sz w:val="21"/>
            <w:szCs w:val="21"/>
          </w:rPr>
          <w:t xml:space="preserve">Comparison of initial sampling strategies and comparison of standard BO and transfer BO methods based on </w:t>
        </w:r>
        <w:r w:rsidR="00C7150B" w:rsidRPr="00C7150B">
          <w:rPr>
            <w:sz w:val="21"/>
            <w:szCs w:val="21"/>
          </w:rPr>
          <w:t>aryl halide</w:t>
        </w:r>
        <w:r w:rsidR="00C7150B">
          <w:rPr>
            <w:rFonts w:eastAsiaTheme="minorEastAsia" w:hint="eastAsia"/>
            <w:sz w:val="21"/>
            <w:szCs w:val="21"/>
          </w:rPr>
          <w:t xml:space="preserve"> 1,</w:t>
        </w:r>
      </w:ins>
      <w:ins w:id="269" w:author="离 迷" w:date="2024-10-24T18:19:00Z" w16du:dateUtc="2024-10-24T10:19:00Z">
        <w:r w:rsidR="00C7150B">
          <w:rPr>
            <w:rFonts w:eastAsiaTheme="minorEastAsia" w:hint="eastAsia"/>
            <w:sz w:val="21"/>
            <w:szCs w:val="21"/>
          </w:rPr>
          <w:t xml:space="preserve"> </w:t>
        </w:r>
      </w:ins>
      <w:ins w:id="270" w:author="离 迷" w:date="2024-10-24T18:18:00Z" w16du:dateUtc="2024-10-24T10:18:00Z">
        <w:r w:rsidR="00C7150B">
          <w:rPr>
            <w:rFonts w:eastAsiaTheme="minorEastAsia" w:hint="eastAsia"/>
            <w:sz w:val="21"/>
            <w:szCs w:val="21"/>
          </w:rPr>
          <w:t>9 and</w:t>
        </w:r>
      </w:ins>
      <w:ins w:id="271" w:author="离 迷" w:date="2024-10-24T18:19:00Z" w16du:dateUtc="2024-10-24T10:19:00Z">
        <w:r w:rsidR="00C7150B">
          <w:rPr>
            <w:rFonts w:eastAsiaTheme="minorEastAsia" w:hint="eastAsia"/>
            <w:sz w:val="21"/>
            <w:szCs w:val="21"/>
          </w:rPr>
          <w:t xml:space="preserve"> 15</w:t>
        </w:r>
      </w:ins>
      <w:ins w:id="272" w:author="离 迷" w:date="2024-10-24T18:18:00Z" w16du:dateUtc="2024-10-24T10:18:00Z">
        <w:r w:rsidR="006371A2" w:rsidRPr="006371A2">
          <w:rPr>
            <w:sz w:val="21"/>
            <w:szCs w:val="21"/>
          </w:rPr>
          <w:t>.</w:t>
        </w:r>
      </w:ins>
      <w:r w:rsidR="00BF12D8" w:rsidRPr="006371A2">
        <w:rPr>
          <w:sz w:val="21"/>
          <w:szCs w:val="21"/>
        </w:rPr>
        <w:t>(</w:t>
      </w:r>
      <w:ins w:id="273" w:author="离 迷" w:date="2024-10-24T18:17:00Z" w16du:dateUtc="2024-10-24T10:17:00Z">
        <w:r w:rsidR="006371A2">
          <w:rPr>
            <w:rFonts w:eastAsiaTheme="minorEastAsia" w:hint="eastAsia"/>
            <w:sz w:val="21"/>
            <w:szCs w:val="21"/>
          </w:rPr>
          <w:t>Left</w:t>
        </w:r>
      </w:ins>
      <w:del w:id="274" w:author="离 迷" w:date="2024-10-24T18:17:00Z" w16du:dateUtc="2024-10-24T10:17:00Z">
        <w:r w:rsidR="00BF12D8" w:rsidRPr="006371A2" w:rsidDel="006371A2">
          <w:rPr>
            <w:sz w:val="21"/>
            <w:szCs w:val="21"/>
          </w:rPr>
          <w:delText>a</w:delText>
        </w:r>
      </w:del>
      <w:r w:rsidR="00BF12D8" w:rsidRPr="006371A2">
        <w:rPr>
          <w:sz w:val="21"/>
          <w:szCs w:val="21"/>
        </w:rPr>
        <w:t xml:space="preserve">) Spearman correlation curves for models on a reserved test set under different initial sampling strategies across three aryl halides. The curves depict the variation in correlation as the number of samples increases for Random, LHS, and </w:t>
      </w:r>
      <w:del w:id="275" w:author="离 迷" w:date="2024-10-23T10:02:00Z" w16du:dateUtc="2024-10-23T02:02:00Z">
        <w:r w:rsidR="00BF12D8" w:rsidRPr="006371A2" w:rsidDel="003D26AC">
          <w:rPr>
            <w:sz w:val="21"/>
            <w:szCs w:val="21"/>
          </w:rPr>
          <w:delText>SE</w:delText>
        </w:r>
      </w:del>
      <w:ins w:id="276" w:author="离 迷" w:date="2024-10-23T10:02:00Z" w16du:dateUtc="2024-10-23T02:02:00Z">
        <w:r w:rsidR="003D26AC" w:rsidRPr="006371A2">
          <w:rPr>
            <w:sz w:val="21"/>
            <w:szCs w:val="21"/>
          </w:rPr>
          <w:t>EDS</w:t>
        </w:r>
      </w:ins>
      <w:r w:rsidR="00BF12D8" w:rsidRPr="006371A2">
        <w:rPr>
          <w:sz w:val="21"/>
          <w:szCs w:val="21"/>
        </w:rPr>
        <w:t xml:space="preserve">. Models trained on datasets generated by </w:t>
      </w:r>
      <w:del w:id="277" w:author="离 迷" w:date="2024-10-23T10:02:00Z" w16du:dateUtc="2024-10-23T02:02:00Z">
        <w:r w:rsidR="00BF12D8" w:rsidRPr="006371A2" w:rsidDel="003D26AC">
          <w:rPr>
            <w:sz w:val="21"/>
            <w:szCs w:val="21"/>
          </w:rPr>
          <w:delText>SE</w:delText>
        </w:r>
      </w:del>
      <w:ins w:id="278" w:author="离 迷" w:date="2024-10-23T10:02:00Z" w16du:dateUtc="2024-10-23T02:02:00Z">
        <w:r w:rsidR="003D26AC" w:rsidRPr="006371A2">
          <w:rPr>
            <w:sz w:val="21"/>
            <w:szCs w:val="21"/>
          </w:rPr>
          <w:t>EDS</w:t>
        </w:r>
      </w:ins>
      <w:r w:rsidR="00BF12D8" w:rsidRPr="006371A2">
        <w:rPr>
          <w:sz w:val="21"/>
          <w:szCs w:val="21"/>
        </w:rPr>
        <w:t xml:space="preserve"> exhibit higher performance metrics compared to other methods. (</w:t>
      </w:r>
      <w:ins w:id="279" w:author="离 迷" w:date="2024-10-24T18:17:00Z" w16du:dateUtc="2024-10-24T10:17:00Z">
        <w:r w:rsidR="006371A2">
          <w:rPr>
            <w:rFonts w:eastAsiaTheme="minorEastAsia" w:hint="eastAsia"/>
            <w:sz w:val="21"/>
            <w:szCs w:val="21"/>
          </w:rPr>
          <w:t>Middle</w:t>
        </w:r>
      </w:ins>
      <w:del w:id="280" w:author="离 迷" w:date="2024-10-24T18:17:00Z" w16du:dateUtc="2024-10-24T10:17:00Z">
        <w:r w:rsidR="00BF12D8" w:rsidRPr="006371A2" w:rsidDel="006371A2">
          <w:rPr>
            <w:sz w:val="21"/>
            <w:szCs w:val="21"/>
          </w:rPr>
          <w:delText>b</w:delText>
        </w:r>
      </w:del>
      <w:r w:rsidR="00BF12D8" w:rsidRPr="006371A2">
        <w:rPr>
          <w:sz w:val="21"/>
          <w:szCs w:val="21"/>
        </w:rPr>
        <w:t xml:space="preserve">) Yield optimization results from BO using different initial sampling methods. The dashed black line represents the target yield, and the curves illustrate the yield progression as the number of samples increases. BO optimized with </w:t>
      </w:r>
      <w:del w:id="281" w:author="离 迷" w:date="2024-10-23T10:02:00Z" w16du:dateUtc="2024-10-23T02:02:00Z">
        <w:r w:rsidR="00BF12D8" w:rsidRPr="006371A2" w:rsidDel="003D26AC">
          <w:rPr>
            <w:sz w:val="21"/>
            <w:szCs w:val="21"/>
          </w:rPr>
          <w:delText>SE</w:delText>
        </w:r>
      </w:del>
      <w:ins w:id="282" w:author="离 迷" w:date="2024-10-23T10:02:00Z" w16du:dateUtc="2024-10-23T02:02:00Z">
        <w:r w:rsidR="003D26AC" w:rsidRPr="006371A2">
          <w:rPr>
            <w:sz w:val="21"/>
            <w:szCs w:val="21"/>
          </w:rPr>
          <w:t>EDS</w:t>
        </w:r>
      </w:ins>
      <w:r w:rsidR="00BF12D8" w:rsidRPr="006371A2">
        <w:rPr>
          <w:sz w:val="21"/>
          <w:szCs w:val="21"/>
        </w:rPr>
        <w:t>-based initial sampling shows reduced variance in the optimization curves, even with comparable mean values across methods. (</w:t>
      </w:r>
      <w:ins w:id="283" w:author="离 迷" w:date="2024-10-24T18:17:00Z" w16du:dateUtc="2024-10-24T10:17:00Z">
        <w:r w:rsidR="006371A2">
          <w:rPr>
            <w:rFonts w:eastAsiaTheme="minorEastAsia" w:hint="eastAsia"/>
            <w:sz w:val="21"/>
            <w:szCs w:val="21"/>
          </w:rPr>
          <w:t>Right</w:t>
        </w:r>
      </w:ins>
      <w:del w:id="284" w:author="离 迷" w:date="2024-10-24T18:17:00Z" w16du:dateUtc="2024-10-24T10:17:00Z">
        <w:r w:rsidR="00BF12D8" w:rsidRPr="006371A2" w:rsidDel="006371A2">
          <w:rPr>
            <w:sz w:val="21"/>
            <w:szCs w:val="21"/>
          </w:rPr>
          <w:delText>c</w:delText>
        </w:r>
      </w:del>
      <w:r w:rsidR="00BF12D8" w:rsidRPr="006371A2">
        <w:rPr>
          <w:sz w:val="21"/>
          <w:szCs w:val="21"/>
        </w:rPr>
        <w:t xml:space="preserve">) Optimization trajectories comparing transfer BO using various source datasets with standard BO. </w:t>
      </w:r>
      <w:r w:rsidR="00936317" w:rsidRPr="006371A2">
        <w:rPr>
          <w:sz w:val="21"/>
          <w:szCs w:val="21"/>
        </w:rPr>
        <w:t xml:space="preserve">The source datasets are generated by randomly selecting different aryl halide </w:t>
      </w:r>
      <w:r w:rsidR="00936317" w:rsidRPr="006371A2">
        <w:rPr>
          <w:sz w:val="21"/>
          <w:szCs w:val="21"/>
        </w:rPr>
        <w:lastRenderedPageBreak/>
        <w:t>numbers and using their corresponding data.</w:t>
      </w:r>
      <w:r w:rsidR="00BF12D8" w:rsidRPr="006371A2">
        <w:rPr>
          <w:sz w:val="21"/>
          <w:szCs w:val="21"/>
        </w:rPr>
        <w:t xml:space="preserve"> Some transfer BO methods show similar optimization performance to standard BO, while others demonstrate significantly faster convergence to optimal yield combinations.</w:t>
      </w:r>
    </w:p>
    <w:p w14:paraId="31775AF9" w14:textId="77777777" w:rsidR="00D555E8" w:rsidRPr="00BB23B2" w:rsidRDefault="00D555E8" w:rsidP="006371A2"/>
    <w:p w14:paraId="6ED486EF" w14:textId="4DA51E7D" w:rsidR="00D63204" w:rsidRPr="00BB23B2" w:rsidDel="003E5B0D" w:rsidRDefault="00D63204" w:rsidP="0016296C">
      <w:pPr>
        <w:rPr>
          <w:del w:id="285" w:author="离 迷" w:date="2024-10-24T11:56:00Z" w16du:dateUtc="2024-10-24T03:56:00Z"/>
        </w:rPr>
      </w:pPr>
      <w:del w:id="286" w:author="离 迷" w:date="2024-10-24T11:56:00Z" w16du:dateUtc="2024-10-24T03:56:00Z">
        <w:r w:rsidRPr="00BB23B2" w:rsidDel="003E5B0D">
          <w:delText xml:space="preserve">Figure 4 (a) shows that compared to Random and LHS </w:delText>
        </w:r>
      </w:del>
      <w:del w:id="287" w:author="离 迷" w:date="2024-10-24T10:45:00Z" w16du:dateUtc="2024-10-24T02:45:00Z">
        <w:r w:rsidRPr="00BB23B2" w:rsidDel="00D6499D">
          <w:delText>sampling</w:delText>
        </w:r>
      </w:del>
      <w:del w:id="288" w:author="离 迷" w:date="2024-10-24T11:56:00Z" w16du:dateUtc="2024-10-24T03:56:00Z">
        <w:r w:rsidRPr="00BB23B2" w:rsidDel="003E5B0D">
          <w:delText xml:space="preserve">, the surrogate model under </w:delText>
        </w:r>
      </w:del>
      <w:del w:id="289" w:author="离 迷" w:date="2024-10-23T10:02:00Z" w16du:dateUtc="2024-10-23T02:02:00Z">
        <w:r w:rsidRPr="00BB23B2" w:rsidDel="003D26AC">
          <w:delText>SE</w:delText>
        </w:r>
      </w:del>
      <w:del w:id="290" w:author="离 迷" w:date="2024-10-24T11:56:00Z" w16du:dateUtc="2024-10-24T03:56:00Z">
        <w:r w:rsidRPr="00BB23B2" w:rsidDel="003E5B0D">
          <w:delText xml:space="preserve"> initial sampling achieves a higher Spearman coefficient. This indicates that, with the same number of samples, </w:delText>
        </w:r>
      </w:del>
      <w:del w:id="291" w:author="离 迷" w:date="2024-10-23T10:02:00Z" w16du:dateUtc="2024-10-23T02:02:00Z">
        <w:r w:rsidRPr="00BB23B2" w:rsidDel="003D26AC">
          <w:delText>SE</w:delText>
        </w:r>
      </w:del>
      <w:del w:id="292" w:author="离 迷" w:date="2024-10-24T11:56:00Z" w16du:dateUtc="2024-10-24T03:56:00Z">
        <w:r w:rsidRPr="00BB23B2" w:rsidDel="003E5B0D">
          <w:delText xml:space="preserve">-based sampling provides more informative data, leading to a more accurate prediction of trends in unknown regions by the surrogate model. (b) displays the optimization curves after 20 initial sampling points with Random, LHS, and </w:delText>
        </w:r>
      </w:del>
      <w:del w:id="293" w:author="离 迷" w:date="2024-10-23T10:02:00Z" w16du:dateUtc="2024-10-23T02:02:00Z">
        <w:r w:rsidRPr="00BB23B2" w:rsidDel="003D26AC">
          <w:delText>SE</w:delText>
        </w:r>
      </w:del>
      <w:del w:id="294" w:author="离 迷" w:date="2024-10-24T11:56:00Z" w16du:dateUtc="2024-10-24T03:56:00Z">
        <w:r w:rsidRPr="00BB23B2" w:rsidDel="003E5B0D">
          <w:delText xml:space="preserve"> methods, followed by 60 optimization samplings using EI to find the optimal solution. The optimization curves of the three methods are quite similar, but it is evident that the error bars for </w:delText>
        </w:r>
      </w:del>
      <w:del w:id="295" w:author="离 迷" w:date="2024-10-23T10:02:00Z" w16du:dateUtc="2024-10-23T02:02:00Z">
        <w:r w:rsidRPr="00BB23B2" w:rsidDel="003D26AC">
          <w:delText>SE</w:delText>
        </w:r>
      </w:del>
      <w:del w:id="296" w:author="离 迷" w:date="2024-10-24T11:56:00Z" w16du:dateUtc="2024-10-24T03:56:00Z">
        <w:r w:rsidRPr="00BB23B2" w:rsidDel="003E5B0D">
          <w:delText xml:space="preserve"> sampling are narrower, indicating the smallest variance over 40 independent runs and more stable BO optimization performance. (c) compares the optimization curves of transfer BO and standard BO when prior knowledge from other aryl halide datasets is used for knowledge transfer. Under the same number of iterations, transfer BO identifies combinations with higher reaction yields.</w:delText>
        </w:r>
      </w:del>
    </w:p>
    <w:p w14:paraId="1475275C" w14:textId="31CDCC86" w:rsidR="00D63204" w:rsidRPr="00BB23B2" w:rsidRDefault="003E5B0D" w:rsidP="00247063">
      <w:pPr>
        <w:rPr>
          <w:ins w:id="297" w:author="离 迷" w:date="2024-10-24T12:03:00Z" w16du:dateUtc="2024-10-24T04:03:00Z"/>
        </w:rPr>
      </w:pPr>
      <w:ins w:id="298" w:author="离 迷" w:date="2024-10-24T11:56:00Z">
        <w:r w:rsidRPr="00BB23B2">
          <w:t>First, we evaluated different sampling strategies on the aryl halide 1 dataset</w:t>
        </w:r>
      </w:ins>
      <w:ins w:id="299" w:author="离 迷" w:date="2024-10-24T11:57:00Z" w16du:dateUtc="2024-10-24T03:57:00Z">
        <w:r w:rsidR="00BD4724" w:rsidRPr="00BB23B2">
          <w:t xml:space="preserve"> (Figure 4A)</w:t>
        </w:r>
      </w:ins>
      <w:ins w:id="300" w:author="离 迷" w:date="2024-10-24T11:56:00Z">
        <w:r w:rsidRPr="00BB23B2">
          <w:t xml:space="preserve">. The 264 data points were split into a training set and a test set in an 8:2 ratio. Within the training set, data were sampled using Random, LHS, and EDS strategies to build Gaussian Process regression models, and the predictive performance on the test set was evaluated using the Spearman correlation coefficient. Error bars indicate the variance of the metric across 40 independent experiments. When the number of samples exceeded 20, the model based on EDS outperformed those based on Random and LHS. </w:t>
        </w:r>
      </w:ins>
      <w:ins w:id="301" w:author="离 迷" w:date="2024-10-24T12:00:00Z">
        <w:r w:rsidR="00BD4724" w:rsidRPr="00BB23B2">
          <w:t>Next, we fixed the initial sample size at 20 to further explore the impact of initial sampling on BO, as shown in the middle panel of Figure 4A</w:t>
        </w:r>
      </w:ins>
      <w:ins w:id="302" w:author="离 迷" w:date="2024-10-24T11:56:00Z">
        <w:r w:rsidRPr="00BB23B2">
          <w:t xml:space="preserve">. During the first 40 EI-based sampling iterations, the performance differences among the three strategies were minimal. However, when the number of samples exceeded 60, the error bars for BO under the EDS strategy significantly decreased, which we attribute to the early global uniform sampling providing a rough understanding of the optimization task, thereby improving optimization stability. </w:t>
        </w:r>
      </w:ins>
      <w:ins w:id="303" w:author="离 迷" w:date="2024-10-24T12:02:00Z">
        <w:r w:rsidR="00BD4724" w:rsidRPr="00BB23B2">
          <w:t>Lastly, the right panel of Figure 4A compares the optimization performance of transfer BO and standard BO using reaction data from halides 2, 4, and 7 as known datasets.</w:t>
        </w:r>
      </w:ins>
      <w:ins w:id="304" w:author="离 迷" w:date="2024-10-24T11:56:00Z">
        <w:r w:rsidRPr="00BB23B2">
          <w:t>. The results showed no significant differences between the two strategies, likely due to low correlation between the source and target tasks, resulting in ineffective transfer of optimization information.</w:t>
        </w:r>
      </w:ins>
    </w:p>
    <w:p w14:paraId="0C328A79" w14:textId="2C6BFBFE" w:rsidR="00BD4724" w:rsidRPr="00BB23B2" w:rsidRDefault="00BD4724" w:rsidP="006371A2">
      <w:ins w:id="305" w:author="离 迷" w:date="2024-10-24T12:03:00Z">
        <w:r w:rsidRPr="00BB23B2">
          <w:t xml:space="preserve">In the tests with aryl halides 9 </w:t>
        </w:r>
      </w:ins>
      <w:ins w:id="306" w:author="离 迷" w:date="2024-10-24T12:03:00Z" w16du:dateUtc="2024-10-24T04:03:00Z">
        <w:r w:rsidRPr="00BB23B2">
          <w:t xml:space="preserve">(Figure 4B) </w:t>
        </w:r>
      </w:ins>
      <w:ins w:id="307" w:author="离 迷" w:date="2024-10-24T12:03:00Z">
        <w:r w:rsidRPr="00BB23B2">
          <w:t>and 15</w:t>
        </w:r>
      </w:ins>
      <w:ins w:id="308" w:author="离 迷" w:date="2024-10-24T12:03:00Z" w16du:dateUtc="2024-10-24T04:03:00Z">
        <w:r w:rsidRPr="00BB23B2">
          <w:t xml:space="preserve"> (Figure 4C)</w:t>
        </w:r>
      </w:ins>
      <w:ins w:id="309" w:author="离 迷" w:date="2024-10-24T12:03:00Z">
        <w:r w:rsidRPr="00BB23B2">
          <w:t xml:space="preserve">, we conducted the same sampling strategy evaluations as described above. The results showed that, in terms of model performance, the EDS method still outperformed Random and LHS, particularly in BO optimization, where the variance of EDS was smaller, further </w:t>
        </w:r>
        <w:r w:rsidRPr="00BB23B2">
          <w:lastRenderedPageBreak/>
          <w:t>supporting the hypothesis that global uniform sampling improves BO optimization stability. For transfer sampling that introduces relevant information at the beginning of the target task, the effectiveness of transfer varies depending on the source data. The experiments demonstrated that data from halides 8 and 14 helped optimize the reaction combinations of halide 9, while for halide 15, transfer sampling from halide 8 even identified the optimal yield combination within 20 iterations. This indicates that when relevant data is available, transfer sampling strategies have significant potential for practical applications.</w:t>
        </w:r>
      </w:ins>
    </w:p>
    <w:p w14:paraId="6C8759A2" w14:textId="1E5C2B4F" w:rsidR="0001428B" w:rsidRPr="006371A2" w:rsidRDefault="0058039E" w:rsidP="00247063">
      <w:pPr>
        <w:pStyle w:val="2"/>
        <w:rPr>
          <w:rFonts w:ascii="Times New Roman" w:hAnsi="Times New Roman" w:cs="Times New Roman"/>
        </w:rPr>
      </w:pPr>
      <w:r w:rsidRPr="006371A2">
        <w:rPr>
          <w:rFonts w:ascii="Times New Roman" w:hAnsi="Times New Roman" w:cs="Times New Roman"/>
        </w:rPr>
        <w:t>Optimization of Simulated High-Temperature Alloy Materials</w:t>
      </w:r>
    </w:p>
    <w:p w14:paraId="5288A1F8" w14:textId="6282BB93" w:rsidR="004341A9" w:rsidRPr="00BB23B2" w:rsidRDefault="00371FE4" w:rsidP="0016296C">
      <w:r w:rsidRPr="00BB23B2">
        <w:t>The second experimental dataset is the alloy creep life dataset</w:t>
      </w:r>
      <w:ins w:id="310" w:author="离 迷" w:date="2024-10-23T22:54:00Z" w16du:dateUtc="2024-10-23T14:54:00Z">
        <w:r w:rsidR="0066546E" w:rsidRPr="00BB23B2">
          <w:t xml:space="preserve"> </w:t>
        </w:r>
      </w:ins>
      <w:r w:rsidR="0066546E" w:rsidRPr="00BB23B2">
        <w:fldChar w:fldCharType="begin"/>
      </w:r>
      <w:r w:rsidR="00CB5FE3" w:rsidRPr="00BB23B2">
        <w:instrText xml:space="preserve"> ADDIN EN.CITE &lt;EndNote&gt;&lt;Cite&gt;&lt;Author&gt;Zhou&lt;/Author&gt;&lt;Year&gt;2024&lt;/Year&gt;&lt;RecNum&gt;44&lt;/RecNum&gt;&lt;DisplayText&gt;[42]&lt;/DisplayText&gt;&lt;record&gt;&lt;rec-number&gt;44&lt;/rec-number&gt;&lt;foreign-keys&gt;&lt;key app="EN" db-id="w99e5fpw0evf57esaruvxr2xaxexxs9rs995" timestamp="1729695244"&gt;44&lt;/key&gt;&lt;/foreign-keys&gt;&lt;ref-type name="Journal Article"&gt;17&lt;/ref-type&gt;&lt;contributors&gt;&lt;authors&gt;&lt;author&gt;Zhou, Changlu&lt;/author&gt;&lt;author&gt;Yuan, Ruihao&lt;/author&gt;&lt;author&gt;Su, Baolong&lt;/author&gt;&lt;author&gt;Fan, Jiangkun&lt;/author&gt;&lt;author&gt;Tang, Bin&lt;/author&gt;&lt;author&gt;Zhang, Pingxiang&lt;/author&gt;&lt;author&gt;Li, Jinshan&lt;/author&gt;&lt;/authors&gt;&lt;/contributors&gt;&lt;titles&gt;&lt;title&gt;Creep rupture life prediction of high-temperature titanium alloy using cross-material transfer learning&lt;/title&gt;&lt;secondary-title&gt;Journal of Materials Science &amp;amp; Technology&lt;/secondary-title&gt;&lt;/titles&gt;&lt;periodical&gt;&lt;full-title&gt;Journal of Materials Science &amp;amp; Technology&lt;/full-title&gt;&lt;/periodical&gt;&lt;pages&gt;39-47&lt;/pages&gt;&lt;volume&gt;178&lt;/volume&gt;&lt;keywords&gt;&lt;keyword&gt;Machine learning&lt;/keyword&gt;&lt;keyword&gt;Transfer learning&lt;/keyword&gt;&lt;keyword&gt;Creep rupture life&lt;/keyword&gt;&lt;keyword&gt;High-temperature titanium alloy&lt;/keyword&gt;&lt;/keywords&gt;&lt;dates&gt;&lt;year&gt;2024&lt;/year&gt;&lt;pub-dates&gt;&lt;date&gt;2024/04/10/&lt;/date&gt;&lt;/pub-dates&gt;&lt;/dates&gt;&lt;isbn&gt;1005-0302&lt;/isbn&gt;&lt;urls&gt;&lt;related-urls&gt;&lt;url&gt;https://www.sciencedirect.com/science/article/pii/S1005030223008149&lt;/url&gt;&lt;/related-urls&gt;&lt;/urls&gt;&lt;electronic-resource-num&gt;https://doi.org/10.1016/j.jmst.2023.08.046&lt;/electronic-resource-num&gt;&lt;/record&gt;&lt;/Cite&gt;&lt;/EndNote&gt;</w:instrText>
      </w:r>
      <w:r w:rsidR="0066546E" w:rsidRPr="00BB23B2">
        <w:fldChar w:fldCharType="separate"/>
      </w:r>
      <w:r w:rsidR="00CB5FE3" w:rsidRPr="00BB23B2">
        <w:t>[42]</w:t>
      </w:r>
      <w:r w:rsidR="0066546E" w:rsidRPr="00BB23B2">
        <w:fldChar w:fldCharType="end"/>
      </w:r>
      <w:r w:rsidRPr="00BB23B2">
        <w:t>, which is sourced from both Refs. and the NIMS public database. The former contains 745 samples, while the latter includes 88 samples,</w:t>
      </w:r>
      <w:r w:rsidR="00A82980" w:rsidRPr="00BB23B2">
        <w:t xml:space="preserve"> with each sample characterized by 33 features encompassing chemical composition (22 elements), heat treatment processes (9 parameters), and experimental conditions (2 parameters). The target feature is the creep rupture life. Given that creep rupture life values are relatively small, we used the logarithm of this attribute, </w:t>
      </w:r>
      <w:r w:rsidR="005E0285" w:rsidRPr="00BB23B2">
        <w:t xml:space="preserve">i.e. </w:t>
      </w:r>
      <w:r w:rsidR="00A82980" w:rsidRPr="00BB23B2">
        <w:t>(creep rupture life), as the output variable. Our goal is to maximize the creep rupture life.</w:t>
      </w:r>
      <w:r w:rsidR="005E0285" w:rsidRPr="00BB23B2">
        <w:t xml:space="preserve"> </w:t>
      </w:r>
      <w:r w:rsidR="00A82980" w:rsidRPr="00BB23B2">
        <w:t xml:space="preserve">In this study, we used </w:t>
      </w:r>
      <w:r w:rsidR="00181765" w:rsidRPr="00BB23B2">
        <w:t>M</w:t>
      </w:r>
      <w:r w:rsidR="00A82980" w:rsidRPr="00BB23B2">
        <w:t>atminer descriptors to describe the chemical composition based on the aforementioned features. We then combined these composition descriptors with the processing variables, followed by min-max normalization and principal component analysis (PCA) for dimensionality reduction.</w:t>
      </w:r>
    </w:p>
    <w:p w14:paraId="460A03F4" w14:textId="77777777" w:rsidR="00EE2038" w:rsidRPr="00BB23B2" w:rsidRDefault="00EE2038" w:rsidP="006371A2"/>
    <w:p w14:paraId="62270EC8" w14:textId="736FD491" w:rsidR="004335BC" w:rsidRPr="00BB23B2" w:rsidRDefault="00C803F3" w:rsidP="006371A2">
      <w:pPr>
        <w:ind w:firstLine="0"/>
      </w:pPr>
      <w:r w:rsidRPr="00BB23B2">
        <w:drawing>
          <wp:inline distT="0" distB="0" distL="0" distR="0" wp14:anchorId="34841409" wp14:editId="5954B360">
            <wp:extent cx="5274000" cy="1525291"/>
            <wp:effectExtent l="0" t="0" r="3175" b="0"/>
            <wp:docPr id="1544323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000" cy="1525291"/>
                    </a:xfrm>
                    <a:prstGeom prst="rect">
                      <a:avLst/>
                    </a:prstGeom>
                    <a:noFill/>
                  </pic:spPr>
                </pic:pic>
              </a:graphicData>
            </a:graphic>
          </wp:inline>
        </w:drawing>
      </w:r>
    </w:p>
    <w:p w14:paraId="723DEDB4" w14:textId="77777777" w:rsidR="00EE2038" w:rsidRPr="00BB23B2" w:rsidRDefault="00EE2038" w:rsidP="006371A2"/>
    <w:p w14:paraId="59F887AC" w14:textId="63DCAAB8" w:rsidR="00000F9A" w:rsidRPr="00BB23B2" w:rsidRDefault="00CF2D66" w:rsidP="0016296C">
      <w:r w:rsidRPr="00BB23B2">
        <w:t>Similarly, for the exploration of initial sampling, we treated the two datasets as separate BO tasks to search for the parameter combinations that result in the longest creep rupture life. Proxy models were built using initial datasets of the same size obtained through different sampling methods, and Expected Improvement (EI) was then used to identify the experimental combination with the maximum creep rupture life. For the investigation of transfer sampling, knowledge transfer was performed using the other dataset (outside the target task) as the source data</w:t>
      </w:r>
      <w:r w:rsidR="00A82980" w:rsidRPr="00BB23B2">
        <w:t>.</w:t>
      </w:r>
    </w:p>
    <w:p w14:paraId="2E987890" w14:textId="3F2D41C9" w:rsidR="004335BC" w:rsidRPr="00BB23B2" w:rsidRDefault="00ED6C7C" w:rsidP="006371A2">
      <w:pPr>
        <w:ind w:firstLine="0"/>
      </w:pPr>
      <w:ins w:id="311" w:author="离 迷" w:date="2024-10-23T20:46:00Z" w16du:dateUtc="2024-10-23T12:46:00Z">
        <w:r w:rsidRPr="00BB23B2">
          <w:lastRenderedPageBreak/>
          <w:drawing>
            <wp:inline distT="0" distB="0" distL="0" distR="0" wp14:anchorId="10F504A0" wp14:editId="48B57E76">
              <wp:extent cx="5274310" cy="2885440"/>
              <wp:effectExtent l="0" t="0" r="2540" b="0"/>
              <wp:docPr id="14320240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24040" name="图片 14320240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85440"/>
                      </a:xfrm>
                      <a:prstGeom prst="rect">
                        <a:avLst/>
                      </a:prstGeom>
                    </pic:spPr>
                  </pic:pic>
                </a:graphicData>
              </a:graphic>
            </wp:inline>
          </w:drawing>
        </w:r>
      </w:ins>
    </w:p>
    <w:p w14:paraId="7A92353A" w14:textId="07CDC303" w:rsidR="00A82980" w:rsidRPr="009F282D" w:rsidDel="009F282D" w:rsidRDefault="00CF2D66" w:rsidP="006371A2">
      <w:pPr>
        <w:ind w:firstLine="0"/>
        <w:rPr>
          <w:del w:id="312" w:author="离 迷" w:date="2024-10-25T11:01:00Z" w16du:dateUtc="2024-10-25T03:01:00Z"/>
          <w:rFonts w:eastAsiaTheme="minorEastAsia"/>
          <w:sz w:val="21"/>
          <w:szCs w:val="21"/>
          <w:rPrChange w:id="313" w:author="离 迷" w:date="2024-10-25T11:01:00Z" w16du:dateUtc="2024-10-25T03:01:00Z">
            <w:rPr>
              <w:del w:id="314" w:author="离 迷" w:date="2024-10-25T11:01:00Z" w16du:dateUtc="2024-10-25T03:01:00Z"/>
              <w:sz w:val="21"/>
              <w:szCs w:val="21"/>
            </w:rPr>
          </w:rPrChange>
        </w:rPr>
      </w:pPr>
      <w:r w:rsidRPr="006371A2">
        <w:rPr>
          <w:b/>
          <w:bCs/>
          <w:sz w:val="21"/>
          <w:szCs w:val="21"/>
        </w:rPr>
        <w:t xml:space="preserve">Figure 5. </w:t>
      </w:r>
      <w:r w:rsidR="00936317" w:rsidRPr="006371A2">
        <w:rPr>
          <w:b/>
          <w:bCs/>
          <w:sz w:val="21"/>
          <w:szCs w:val="21"/>
        </w:rPr>
        <w:t>Comparative analysis of sampling algorithms for two alloy dataset optimization tasks.</w:t>
      </w:r>
      <w:r w:rsidRPr="006371A2">
        <w:rPr>
          <w:sz w:val="21"/>
          <w:szCs w:val="21"/>
        </w:rPr>
        <w:t xml:space="preserve"> </w:t>
      </w:r>
      <w:r w:rsidR="00936317" w:rsidRPr="006371A2">
        <w:rPr>
          <w:sz w:val="21"/>
          <w:szCs w:val="21"/>
        </w:rPr>
        <w:t>(</w:t>
      </w:r>
      <w:r w:rsidR="006371A2" w:rsidRPr="006371A2">
        <w:rPr>
          <w:rFonts w:eastAsiaTheme="minorEastAsia" w:hint="eastAsia"/>
          <w:sz w:val="21"/>
          <w:szCs w:val="21"/>
        </w:rPr>
        <w:t>A</w:t>
      </w:r>
      <w:r w:rsidR="00936317" w:rsidRPr="006371A2">
        <w:rPr>
          <w:sz w:val="21"/>
          <w:szCs w:val="21"/>
        </w:rPr>
        <w:t xml:space="preserve">) Comparison of initial sampling strategies and </w:t>
      </w:r>
      <w:r w:rsidR="004077F9" w:rsidRPr="006371A2">
        <w:rPr>
          <w:sz w:val="21"/>
          <w:szCs w:val="21"/>
        </w:rPr>
        <w:t xml:space="preserve">comparison of standard BO and </w:t>
      </w:r>
      <w:r w:rsidR="00936317" w:rsidRPr="006371A2">
        <w:rPr>
          <w:sz w:val="21"/>
          <w:szCs w:val="21"/>
        </w:rPr>
        <w:t xml:space="preserve">transfer BO methods based on Alloy Dataset 1. </w:t>
      </w:r>
      <w:moveFromRangeStart w:id="315" w:author="离 迷" w:date="2024-10-25T11:01:00Z" w:name="move180746520"/>
      <w:moveFrom w:id="316" w:author="离 迷" w:date="2024-10-25T11:01:00Z" w16du:dateUtc="2024-10-25T03:01:00Z">
        <w:r w:rsidR="00936317" w:rsidRPr="006371A2" w:rsidDel="009F282D">
          <w:rPr>
            <w:sz w:val="21"/>
            <w:szCs w:val="21"/>
          </w:rPr>
          <w:t>The left panel shows Spearman correlation trends as the number of</w:t>
        </w:r>
        <w:r w:rsidR="004077F9" w:rsidRPr="006371A2" w:rsidDel="009F282D">
          <w:rPr>
            <w:sz w:val="21"/>
            <w:szCs w:val="21"/>
          </w:rPr>
          <w:t xml:space="preserve"> initial</w:t>
        </w:r>
        <w:r w:rsidR="00936317" w:rsidRPr="006371A2" w:rsidDel="009F282D">
          <w:rPr>
            <w:sz w:val="21"/>
            <w:szCs w:val="21"/>
          </w:rPr>
          <w:t xml:space="preserve"> samples increases. The middle panel depicts</w:t>
        </w:r>
        <w:r w:rsidR="004077F9" w:rsidRPr="006371A2" w:rsidDel="009F282D">
          <w:rPr>
            <w:sz w:val="21"/>
            <w:szCs w:val="21"/>
          </w:rPr>
          <w:t xml:space="preserve"> the optimization results from BO using different initial sampling</w:t>
        </w:r>
        <w:r w:rsidR="00936317" w:rsidRPr="006371A2" w:rsidDel="009F282D">
          <w:rPr>
            <w:sz w:val="21"/>
            <w:szCs w:val="21"/>
          </w:rPr>
          <w:t xml:space="preserve">. The right panel illustrates the optimization trajectories for </w:t>
        </w:r>
        <w:r w:rsidR="004077F9" w:rsidRPr="006371A2" w:rsidDel="009F282D">
          <w:rPr>
            <w:sz w:val="21"/>
            <w:szCs w:val="21"/>
          </w:rPr>
          <w:t xml:space="preserve">random samples, </w:t>
        </w:r>
        <w:r w:rsidR="00936317" w:rsidRPr="006371A2" w:rsidDel="009F282D">
          <w:rPr>
            <w:sz w:val="21"/>
            <w:szCs w:val="21"/>
          </w:rPr>
          <w:t>standard BO</w:t>
        </w:r>
        <w:r w:rsidR="004077F9" w:rsidRPr="006371A2" w:rsidDel="009F282D">
          <w:rPr>
            <w:sz w:val="21"/>
            <w:szCs w:val="21"/>
          </w:rPr>
          <w:t>, and transfer BO</w:t>
        </w:r>
        <w:r w:rsidR="00936317" w:rsidRPr="006371A2" w:rsidDel="009F282D">
          <w:rPr>
            <w:sz w:val="21"/>
            <w:szCs w:val="21"/>
          </w:rPr>
          <w:t>.</w:t>
        </w:r>
      </w:moveFrom>
      <w:moveFromRangeEnd w:id="315"/>
      <w:r w:rsidR="004077F9" w:rsidRPr="006371A2">
        <w:rPr>
          <w:sz w:val="21"/>
          <w:szCs w:val="21"/>
        </w:rPr>
        <w:t xml:space="preserve"> </w:t>
      </w:r>
      <w:r w:rsidR="00936317" w:rsidRPr="006371A2">
        <w:rPr>
          <w:sz w:val="21"/>
          <w:szCs w:val="21"/>
        </w:rPr>
        <w:t>(</w:t>
      </w:r>
      <w:r w:rsidR="006371A2" w:rsidRPr="006371A2">
        <w:rPr>
          <w:rFonts w:eastAsiaTheme="minorEastAsia" w:hint="eastAsia"/>
          <w:sz w:val="21"/>
          <w:szCs w:val="21"/>
        </w:rPr>
        <w:t>B</w:t>
      </w:r>
      <w:r w:rsidR="00936317" w:rsidRPr="006371A2">
        <w:rPr>
          <w:sz w:val="21"/>
          <w:szCs w:val="21"/>
        </w:rPr>
        <w:t xml:space="preserve">) </w:t>
      </w:r>
      <w:r w:rsidR="004077F9" w:rsidRPr="006371A2">
        <w:rPr>
          <w:sz w:val="21"/>
          <w:szCs w:val="21"/>
        </w:rPr>
        <w:t>Comparison of initial sampling strategies and comparison of standard BO and transfer BO methods based on Alloy Dataset 2</w:t>
      </w:r>
      <w:r w:rsidR="00936317" w:rsidRPr="006371A2">
        <w:rPr>
          <w:sz w:val="21"/>
          <w:szCs w:val="21"/>
        </w:rPr>
        <w:t>.</w:t>
      </w:r>
      <w:r w:rsidR="004077F9" w:rsidRPr="006371A2">
        <w:rPr>
          <w:sz w:val="21"/>
          <w:szCs w:val="21"/>
        </w:rPr>
        <w:t xml:space="preserve"> </w:t>
      </w:r>
      <w:moveToRangeStart w:id="317" w:author="离 迷" w:date="2024-10-25T11:01:00Z" w:name="move180746520"/>
      <w:moveTo w:id="318" w:author="离 迷" w:date="2024-10-25T11:01:00Z" w16du:dateUtc="2024-10-25T03:01:00Z">
        <w:r w:rsidR="009F282D" w:rsidRPr="006371A2">
          <w:rPr>
            <w:sz w:val="21"/>
            <w:szCs w:val="21"/>
          </w:rPr>
          <w:t>The left panel shows Spearman correlation trends as the number of initial samples increases. The middle panel depicts the optimization results from BO using different initial sampling. The right panel illustrates the optimization trajectories for random samples, standard BO, and transfer BO.</w:t>
        </w:r>
      </w:moveTo>
      <w:moveToRangeEnd w:id="317"/>
      <w:del w:id="319" w:author="离 迷" w:date="2024-10-25T11:01:00Z" w16du:dateUtc="2024-10-25T03:01:00Z">
        <w:r w:rsidR="00BA16BD" w:rsidRPr="006371A2" w:rsidDel="009F282D">
          <w:rPr>
            <w:sz w:val="21"/>
            <w:szCs w:val="21"/>
          </w:rPr>
          <w:delText xml:space="preserve">Alloy Dataset 1 is almost nine times larger than Dataset 2. During initial modeling, </w:delText>
        </w:r>
        <w:r w:rsidR="003D26AC" w:rsidRPr="006371A2" w:rsidDel="009F282D">
          <w:rPr>
            <w:sz w:val="21"/>
            <w:szCs w:val="21"/>
          </w:rPr>
          <w:delText>EDS</w:delText>
        </w:r>
        <w:r w:rsidR="00BA16BD" w:rsidRPr="006371A2" w:rsidDel="009F282D">
          <w:rPr>
            <w:sz w:val="21"/>
            <w:szCs w:val="21"/>
          </w:rPr>
          <w:delText xml:space="preserve"> shows a more pronounced improvement in model metrics on Dataset 1. </w:delText>
        </w:r>
        <w:r w:rsidR="00934874" w:rsidRPr="006371A2" w:rsidDel="009F282D">
          <w:rPr>
            <w:sz w:val="21"/>
            <w:szCs w:val="21"/>
          </w:rPr>
          <w:delText xml:space="preserve">For BO with different initial sampling, </w:delText>
        </w:r>
        <w:r w:rsidR="003D26AC" w:rsidRPr="006371A2" w:rsidDel="009F282D">
          <w:rPr>
            <w:sz w:val="21"/>
            <w:szCs w:val="21"/>
          </w:rPr>
          <w:delText>EDS</w:delText>
        </w:r>
        <w:r w:rsidR="00934874" w:rsidRPr="006371A2" w:rsidDel="009F282D">
          <w:rPr>
            <w:sz w:val="21"/>
            <w:szCs w:val="21"/>
          </w:rPr>
          <w:delText xml:space="preserve"> achieves better optimization outcomes on Dataset 2, likely due to the favorable experiment</w:delText>
        </w:r>
        <w:r w:rsidR="00BA16BD" w:rsidRPr="006371A2" w:rsidDel="009F282D">
          <w:rPr>
            <w:sz w:val="21"/>
            <w:szCs w:val="21"/>
          </w:rPr>
          <w:delText>al</w:delText>
        </w:r>
        <w:r w:rsidR="00934874" w:rsidRPr="006371A2" w:rsidDel="009F282D">
          <w:rPr>
            <w:sz w:val="21"/>
            <w:szCs w:val="21"/>
          </w:rPr>
          <w:delText xml:space="preserve"> combinations being more densely concentrated at certain variable ranges, thus making them more accessible by </w:delText>
        </w:r>
        <w:r w:rsidR="003D26AC" w:rsidRPr="006371A2" w:rsidDel="009F282D">
          <w:rPr>
            <w:sz w:val="21"/>
            <w:szCs w:val="21"/>
          </w:rPr>
          <w:delText>EDS</w:delText>
        </w:r>
        <w:r w:rsidR="00934874" w:rsidRPr="006371A2" w:rsidDel="009F282D">
          <w:rPr>
            <w:sz w:val="21"/>
            <w:szCs w:val="21"/>
          </w:rPr>
          <w:delText xml:space="preserve"> strategy. Regarding transfer sampling, the transfer BO incorporating knowledge from Dataset 2 shows comparable performance to standard BO, whereas transfer BO incorporating Dataset 1 knowledge outperforms standard BO, suggesting that the larger dataset may contribute more effectively to knowledge transfer.</w:delText>
        </w:r>
      </w:del>
    </w:p>
    <w:p w14:paraId="3BF4B0FF" w14:textId="77777777" w:rsidR="009804BC" w:rsidRPr="00BB23B2" w:rsidRDefault="009804BC" w:rsidP="006371A2"/>
    <w:p w14:paraId="4A751275" w14:textId="27D6CBA8" w:rsidR="0016296C" w:rsidRDefault="0016296C" w:rsidP="00247063">
      <w:pPr>
        <w:rPr>
          <w:ins w:id="320" w:author="离 迷" w:date="2024-10-24T17:24:00Z" w16du:dateUtc="2024-10-24T09:24:00Z"/>
          <w:rFonts w:eastAsiaTheme="minorEastAsia"/>
        </w:rPr>
      </w:pPr>
      <w:ins w:id="321" w:author="离 迷" w:date="2024-10-24T17:24:00Z">
        <w:r w:rsidRPr="0016296C">
          <w:rPr>
            <w:rFonts w:eastAsiaTheme="minorEastAsia"/>
          </w:rPr>
          <w:t xml:space="preserve">Figure 5(A) shows the test results on Alloy Dataset 1. This dataset contains 745 data points, which were split into a training set and a test set with an 8:2 ratio. We used only the few dozen data points obtained from initial sampling within the training set for model prediction. Although the Spearman coefficient was not very high at this stage, EDS still showed better modeling performance compared to other methods. Finding the optimal experimental combination among so many data points is challenging. While </w:t>
        </w:r>
        <w:r w:rsidRPr="0016296C">
          <w:rPr>
            <w:rFonts w:eastAsiaTheme="minorEastAsia"/>
          </w:rPr>
          <w:lastRenderedPageBreak/>
          <w:t>the mean of BO optimization curves under all three initial sampling methods was comparable, EDS exhibited smaller variance after 150 samples, indicating stronger stability during the optimization process. Regarding the performance of transfer sampling, Dataset 2 contained only 88 data points, so the knowledge available for transfer was limited. As a result, the optimization performance of transfer BO and standard BO was similar, with both outperforming random sampling, further demonstrating BO's effectiveness in optimization problems. Figure 5(B) presents the test results on Alloy Dataset 2. Even in a small sample dataset, EDS demonstrated excellent modeling performance. Particularly after the initial BO sampling, EDS showed outstanding optimization results. This is due to EDS's tendency to sample at the boundaries of each dimension, which allows it to quickly explore extreme values when the target variable changes linearly along a certain dimension. Finally, supported by the larger Dataset 1, transfer BO surpassed standard BO and random sampling in optimization performance after just 10 iterations, showcasing the strong capability of the transfer algorithm in transferring knowledge from large to small datasets.</w:t>
        </w:r>
      </w:ins>
    </w:p>
    <w:p w14:paraId="0FE71F4A" w14:textId="0EF9D238" w:rsidR="009804BC" w:rsidRPr="00BB23B2" w:rsidDel="0016296C" w:rsidRDefault="009804BC" w:rsidP="0016296C">
      <w:pPr>
        <w:rPr>
          <w:del w:id="322" w:author="离 迷" w:date="2024-10-24T17:24:00Z" w16du:dateUtc="2024-10-24T09:24:00Z"/>
        </w:rPr>
      </w:pPr>
      <w:del w:id="323" w:author="离 迷" w:date="2024-10-24T17:24:00Z" w16du:dateUtc="2024-10-24T09:24:00Z">
        <w:r w:rsidRPr="00BB23B2" w:rsidDel="0016296C">
          <w:delText xml:space="preserve">Figure 5 (a) presents the Spearman curves of models and BO optimization curves for Random, LHS, and </w:delText>
        </w:r>
      </w:del>
      <w:del w:id="324" w:author="离 迷" w:date="2024-10-23T10:02:00Z" w16du:dateUtc="2024-10-23T02:02:00Z">
        <w:r w:rsidRPr="00BB23B2" w:rsidDel="003D26AC">
          <w:delText>SE</w:delText>
        </w:r>
      </w:del>
      <w:del w:id="325" w:author="离 迷" w:date="2024-10-24T17:24:00Z" w16du:dateUtc="2024-10-24T09:24:00Z">
        <w:r w:rsidRPr="00BB23B2" w:rsidDel="0016296C">
          <w:delText xml:space="preserve"> sampling using dataset 1 as the target task, along with a comparison of transfer BO and standard BO curves using dataset 2 as known data. The </w:delText>
        </w:r>
      </w:del>
      <w:del w:id="326" w:author="离 迷" w:date="2024-10-23T10:02:00Z" w16du:dateUtc="2024-10-23T02:02:00Z">
        <w:r w:rsidRPr="00BB23B2" w:rsidDel="003D26AC">
          <w:delText>SE</w:delText>
        </w:r>
      </w:del>
      <w:del w:id="327" w:author="离 迷" w:date="2024-10-24T17:24:00Z" w16du:dateUtc="2024-10-24T09:24:00Z">
        <w:r w:rsidRPr="00BB23B2" w:rsidDel="0016296C">
          <w:delText xml:space="preserve"> sampling demonstrates better modeling performance and more stable BO optimization. Both transfer BO and standard BO exhibit comparable optimization results, outperforming Random optimization; this may be due to the limited size of dataset 2 compared to dataset 1, which hinders effective information provision. (b) illustrates the same experiment based on dataset 2, highlighting the strong potential of </w:delText>
        </w:r>
      </w:del>
      <w:del w:id="328" w:author="离 迷" w:date="2024-10-23T10:02:00Z" w16du:dateUtc="2024-10-23T02:02:00Z">
        <w:r w:rsidRPr="00BB23B2" w:rsidDel="003D26AC">
          <w:delText>SE</w:delText>
        </w:r>
      </w:del>
      <w:del w:id="329" w:author="离 迷" w:date="2024-10-24T17:24:00Z" w16du:dateUtc="2024-10-24T09:24:00Z">
        <w:r w:rsidRPr="00BB23B2" w:rsidDel="0016296C">
          <w:delText xml:space="preserve"> as an initial sampling method. Additionally, using dataset 1 as known data, Transfer BO 1 </w:delText>
        </w:r>
        <w:r w:rsidR="005E0285" w:rsidRPr="00BB23B2" w:rsidDel="0016296C">
          <w:delText>can</w:delText>
        </w:r>
        <w:r w:rsidRPr="00BB23B2" w:rsidDel="0016296C">
          <w:delText xml:space="preserve"> find the global optimum more quickly, showcasing the knowledge transfer capability of transfer sampling.</w:delText>
        </w:r>
      </w:del>
    </w:p>
    <w:p w14:paraId="68130A15" w14:textId="0E5411BD" w:rsidR="002D3914" w:rsidRPr="00BB23B2" w:rsidRDefault="002D3914" w:rsidP="00BB23B2">
      <w:pPr>
        <w:pStyle w:val="1"/>
      </w:pPr>
      <w:r w:rsidRPr="00BB23B2">
        <w:t>S</w:t>
      </w:r>
      <w:r w:rsidRPr="006371A2">
        <w:t xml:space="preserve">ummary </w:t>
      </w:r>
      <w:r w:rsidRPr="006371A2">
        <w:rPr>
          <w:rFonts w:ascii="宋体" w:eastAsia="宋体" w:hAnsi="宋体" w:cs="宋体" w:hint="eastAsia"/>
        </w:rPr>
        <w:t>＆</w:t>
      </w:r>
      <w:r w:rsidRPr="006371A2">
        <w:t xml:space="preserve"> Conclusions</w:t>
      </w:r>
    </w:p>
    <w:p w14:paraId="288B8A47" w14:textId="1D30F28E" w:rsidR="00394168" w:rsidRPr="00BB23B2" w:rsidRDefault="00394168" w:rsidP="006371A2">
      <w:r w:rsidRPr="00BB23B2">
        <w:t xml:space="preserve">In summary, we proposed corresponding strategies for different scenarios </w:t>
      </w:r>
      <w:r w:rsidR="005E0285" w:rsidRPr="00BB23B2">
        <w:t>before</w:t>
      </w:r>
      <w:r w:rsidRPr="00BB23B2">
        <w:t xml:space="preserve"> implementing Bayesian Optimization (BO): </w:t>
      </w:r>
      <w:r w:rsidR="003D26AC" w:rsidRPr="00BB23B2">
        <w:t>EDS</w:t>
      </w:r>
      <w:r w:rsidRPr="00BB23B2">
        <w:t xml:space="preserve"> (Euclidean distance</w:t>
      </w:r>
      <w:r w:rsidR="006371A2">
        <w:rPr>
          <w:rFonts w:eastAsiaTheme="minorEastAsia" w:hint="eastAsia"/>
        </w:rPr>
        <w:t xml:space="preserve"> s</w:t>
      </w:r>
      <w:r w:rsidR="006371A2" w:rsidRPr="00BB23B2">
        <w:t>ampling</w:t>
      </w:r>
      <w:r w:rsidRPr="00BB23B2">
        <w:t xml:space="preserve">) for initial sampling without source data and transfer sampling when source data is available. Compared to the commonly used initial sampling strategies, </w:t>
      </w:r>
      <w:r w:rsidR="000F44F7" w:rsidRPr="00BB23B2">
        <w:t>Random</w:t>
      </w:r>
      <w:r w:rsidRPr="00BB23B2">
        <w:t xml:space="preserve"> and LHS, </w:t>
      </w:r>
      <w:r w:rsidR="003D26AC" w:rsidRPr="00BB23B2">
        <w:t>EDS</w:t>
      </w:r>
      <w:r w:rsidRPr="00BB23B2">
        <w:t xml:space="preserve"> sampling achieves globally uniform sampling. For scenarios with source data, transfer sampling effectively leverages source data knowledge to aid in optimizing the target task.</w:t>
      </w:r>
    </w:p>
    <w:p w14:paraId="7858086F" w14:textId="4EFAF723" w:rsidR="00394168" w:rsidRPr="00BB23B2" w:rsidRDefault="00394168" w:rsidP="006371A2">
      <w:r w:rsidRPr="00BB23B2">
        <w:t xml:space="preserve">Through simulation optimization on test functions, the cross-coupling dataset, and the alloy creep life dataset, our experiments demonstrated that </w:t>
      </w:r>
      <w:r w:rsidR="003D26AC" w:rsidRPr="00BB23B2">
        <w:t>EDS</w:t>
      </w:r>
      <w:r w:rsidRPr="00BB23B2">
        <w:t xml:space="preserve"> sampling yields </w:t>
      </w:r>
      <w:r w:rsidRPr="00BB23B2">
        <w:lastRenderedPageBreak/>
        <w:t xml:space="preserve">more stable model performance than </w:t>
      </w:r>
      <w:r w:rsidR="000F44F7" w:rsidRPr="00BB23B2">
        <w:t>Random</w:t>
      </w:r>
      <w:r w:rsidRPr="00BB23B2">
        <w:t xml:space="preserve"> and LHS with the same number of samples, positively impacting subsequent EI optimization. Transfer BO using transfer sampling significantly increases the probability of finding the global optimum compared to standard BO with the same number of samples.</w:t>
      </w:r>
    </w:p>
    <w:p w14:paraId="6BE073CA" w14:textId="2DF76B42" w:rsidR="000F0ECA" w:rsidRPr="00BB23B2" w:rsidRDefault="004D7612" w:rsidP="00BB23B2">
      <w:pPr>
        <w:pStyle w:val="1"/>
      </w:pPr>
      <w:r w:rsidRPr="00BB23B2">
        <w:t>R</w:t>
      </w:r>
      <w:r w:rsidRPr="006371A2">
        <w:t>eference</w:t>
      </w:r>
    </w:p>
    <w:p w14:paraId="159F580A" w14:textId="77777777" w:rsidR="00DC15AF" w:rsidRPr="00DC15AF" w:rsidRDefault="00A861D1" w:rsidP="00DC15AF">
      <w:pPr>
        <w:pStyle w:val="EndNoteBibliography"/>
        <w:ind w:left="720" w:hanging="720"/>
      </w:pPr>
      <w:r w:rsidRPr="00BB23B2">
        <w:fldChar w:fldCharType="begin"/>
      </w:r>
      <w:r w:rsidRPr="00BB23B2">
        <w:instrText xml:space="preserve"> ADDIN EN.REFLIST </w:instrText>
      </w:r>
      <w:r w:rsidRPr="00BB23B2">
        <w:fldChar w:fldCharType="separate"/>
      </w:r>
      <w:r w:rsidR="00DC15AF" w:rsidRPr="00DC15AF">
        <w:t>[1]</w:t>
      </w:r>
      <w:r w:rsidR="00DC15AF" w:rsidRPr="00DC15AF">
        <w:tab/>
        <w:t>H. Stein, J. Gregoire. Progress and prospects for accelerating materials science with automated and autonomous workflows [J]. Chemical Science, 2019, 10.</w:t>
      </w:r>
    </w:p>
    <w:p w14:paraId="39FF8759" w14:textId="77777777" w:rsidR="00DC15AF" w:rsidRPr="00DC15AF" w:rsidRDefault="00DC15AF" w:rsidP="00DC15AF">
      <w:pPr>
        <w:pStyle w:val="EndNoteBibliography"/>
        <w:ind w:left="720" w:hanging="720"/>
      </w:pPr>
      <w:r w:rsidRPr="00DC15AF">
        <w:t>[2]</w:t>
      </w:r>
      <w:r w:rsidRPr="00DC15AF">
        <w:tab/>
        <w:t>L. Schelhas, Z. Li, J. Christians, et al. Insights into Operational Stability and Processing of Halide Perovskite Active Layers [J]. Energy &amp; Environmental Science, 2019, 12.</w:t>
      </w:r>
    </w:p>
    <w:p w14:paraId="3072E4CD" w14:textId="77777777" w:rsidR="00DC15AF" w:rsidRPr="00DC15AF" w:rsidRDefault="00DC15AF" w:rsidP="00DC15AF">
      <w:pPr>
        <w:pStyle w:val="EndNoteBibliography"/>
        <w:ind w:left="720" w:hanging="720"/>
      </w:pPr>
      <w:r w:rsidRPr="00DC15AF">
        <w:t>[3]</w:t>
      </w:r>
      <w:r w:rsidRPr="00DC15AF">
        <w:tab/>
        <w:t>J.M. Granda, L. Donina, V. Dragone, et al. Controlling an organic synthesis robot with machine learning to search for new reactivity [J]. Nature, 2018, 559(7714): 377-81.</w:t>
      </w:r>
    </w:p>
    <w:p w14:paraId="67955A17" w14:textId="77777777" w:rsidR="00DC15AF" w:rsidRPr="00DC15AF" w:rsidRDefault="00DC15AF" w:rsidP="00DC15AF">
      <w:pPr>
        <w:pStyle w:val="EndNoteBibliography"/>
        <w:ind w:left="720" w:hanging="720"/>
      </w:pPr>
      <w:r w:rsidRPr="00DC15AF">
        <w:t>[4]</w:t>
      </w:r>
      <w:r w:rsidRPr="00DC15AF">
        <w:tab/>
        <w:t>B.A. Rizkin, A.S. Shkolnik, N.J. Ferraro, et al. Combining automated microfluidic experimentation with machine learning for efficient polymerization design [J]. Nature Machine Intelligence, 2020, 2(4): 200-9.</w:t>
      </w:r>
    </w:p>
    <w:p w14:paraId="19F30D40" w14:textId="77777777" w:rsidR="00DC15AF" w:rsidRPr="00DC15AF" w:rsidRDefault="00DC15AF" w:rsidP="00DC15AF">
      <w:pPr>
        <w:pStyle w:val="EndNoteBibliography"/>
        <w:ind w:left="720" w:hanging="720"/>
      </w:pPr>
      <w:r w:rsidRPr="00DC15AF">
        <w:t>[5]</w:t>
      </w:r>
      <w:r w:rsidRPr="00DC15AF">
        <w:tab/>
        <w:t>G. Box, J. Hunter, W.G. Hunter. Statistics for Experimenters: Design, Innovation, and Discovery [J]. AMC, 2005, 10.</w:t>
      </w:r>
    </w:p>
    <w:p w14:paraId="1C64EC6D" w14:textId="77777777" w:rsidR="00DC15AF" w:rsidRPr="00DC15AF" w:rsidRDefault="00DC15AF" w:rsidP="00DC15AF">
      <w:pPr>
        <w:pStyle w:val="EndNoteBibliography"/>
        <w:ind w:left="720" w:hanging="720"/>
      </w:pPr>
      <w:r w:rsidRPr="00DC15AF">
        <w:t>[6]</w:t>
      </w:r>
      <w:r w:rsidRPr="00DC15AF">
        <w:tab/>
        <w:t>S.A. Weissman, N.G. Anderson. Design of Experiments (DoE) and Process Optimization. A Review of Recent Publications [J]. Organic Process Research &amp; Development, 2015, 19(11): 1605-33.</w:t>
      </w:r>
    </w:p>
    <w:p w14:paraId="285979D2" w14:textId="77777777" w:rsidR="00DC15AF" w:rsidRPr="00DC15AF" w:rsidRDefault="00DC15AF" w:rsidP="00DC15AF">
      <w:pPr>
        <w:pStyle w:val="EndNoteBibliography"/>
        <w:ind w:left="720" w:hanging="720"/>
      </w:pPr>
      <w:r w:rsidRPr="00DC15AF">
        <w:t>[7]</w:t>
      </w:r>
      <w:r w:rsidRPr="00DC15AF">
        <w:tab/>
        <w:t>B.P. Macleod, F.G.L. Parlane, T.D. Morrissey, et al. Self-driving laboratory for accelerated discovery of thin-film materials [J]. Science Advances, 6(20): eaaz8867.</w:t>
      </w:r>
    </w:p>
    <w:p w14:paraId="76496B84" w14:textId="77777777" w:rsidR="00DC15AF" w:rsidRPr="00DC15AF" w:rsidRDefault="00DC15AF" w:rsidP="00DC15AF">
      <w:pPr>
        <w:pStyle w:val="EndNoteBibliography"/>
        <w:ind w:left="720" w:hanging="720"/>
      </w:pPr>
      <w:r w:rsidRPr="00DC15AF">
        <w:t>[8]</w:t>
      </w:r>
      <w:r w:rsidRPr="00DC15AF">
        <w:tab/>
        <w:t>J. Ling, M. Hutchinson, E. Antono, et al. High-Dimensional Materials and Process Optimization Using Data-Driven Experimental Design with Well-Calibrated Uncertainty Estimates [J]. Integrating Materials and Manufacturing Innovation, 2017, 6(3): 207-17.</w:t>
      </w:r>
    </w:p>
    <w:p w14:paraId="333561D7" w14:textId="77777777" w:rsidR="00DC15AF" w:rsidRPr="00DC15AF" w:rsidRDefault="00DC15AF" w:rsidP="00DC15AF">
      <w:pPr>
        <w:pStyle w:val="EndNoteBibliography"/>
        <w:ind w:left="720" w:hanging="720"/>
      </w:pPr>
      <w:r w:rsidRPr="00DC15AF">
        <w:t>[9]</w:t>
      </w:r>
      <w:r w:rsidRPr="00DC15AF">
        <w:tab/>
        <w:t>B.A. Rohr, H.S. Stein, D. Guevarra, et al. Benchmarking the acceleration of materials discovery by sequential learning† [J]. Chemical Science, 2019, 11: 2696 - 706.</w:t>
      </w:r>
    </w:p>
    <w:p w14:paraId="66120ECD" w14:textId="77777777" w:rsidR="00DC15AF" w:rsidRPr="00DC15AF" w:rsidRDefault="00DC15AF" w:rsidP="00DC15AF">
      <w:pPr>
        <w:pStyle w:val="EndNoteBibliography"/>
        <w:ind w:left="720" w:hanging="720"/>
      </w:pPr>
      <w:r w:rsidRPr="00DC15AF">
        <w:t>[10]</w:t>
      </w:r>
      <w:r w:rsidRPr="00DC15AF">
        <w:tab/>
        <w:t>F. Häse, M. Aldeghi, R. Hickman, et al. Olympus: a benchmarking framework for noisy optimization and experiment planning [J]. Machine Learning: Science and Technology, 2021, 2.</w:t>
      </w:r>
    </w:p>
    <w:p w14:paraId="612F1C47" w14:textId="77777777" w:rsidR="00DC15AF" w:rsidRPr="00DC15AF" w:rsidRDefault="00DC15AF" w:rsidP="00DC15AF">
      <w:pPr>
        <w:pStyle w:val="EndNoteBibliography"/>
        <w:ind w:left="720" w:hanging="720"/>
      </w:pPr>
      <w:r w:rsidRPr="00DC15AF">
        <w:t>[11]</w:t>
      </w:r>
      <w:r w:rsidRPr="00DC15AF">
        <w:tab/>
        <w:t>F. Häse, L.M. Roch, C. Kreisbeck, et al. Phoenics: A Bayesian Optimizer for Chemistry [J]. ACS Central Science, 2018, 4(9): 1134-45.</w:t>
      </w:r>
    </w:p>
    <w:p w14:paraId="41C02ACC" w14:textId="77777777" w:rsidR="00DC15AF" w:rsidRPr="00DC15AF" w:rsidRDefault="00DC15AF" w:rsidP="00DC15AF">
      <w:pPr>
        <w:pStyle w:val="EndNoteBibliography"/>
        <w:ind w:left="720" w:hanging="720"/>
      </w:pPr>
      <w:r w:rsidRPr="00DC15AF">
        <w:t>[12]</w:t>
      </w:r>
      <w:r w:rsidRPr="00DC15AF">
        <w:tab/>
        <w:t>L. Roch, F. Häse, C. Kreisbeck, et al. ChemOS: An orchestration software to democratize autonomous discovery [J]. PLOS ONE, 2020, 15: e0229862.</w:t>
      </w:r>
    </w:p>
    <w:p w14:paraId="3FF89DBE" w14:textId="77777777" w:rsidR="00DC15AF" w:rsidRPr="00DC15AF" w:rsidRDefault="00DC15AF" w:rsidP="00DC15AF">
      <w:pPr>
        <w:pStyle w:val="EndNoteBibliography"/>
        <w:ind w:left="720" w:hanging="720"/>
      </w:pPr>
      <w:r w:rsidRPr="00DC15AF">
        <w:t>[13]</w:t>
      </w:r>
      <w:r w:rsidRPr="00DC15AF">
        <w:tab/>
        <w:t>B.J. Shields, J. Stevens, J. Li, et al. Bayesian reaction optimization as a tool for chemical synthesis [J]. Nature, 2021, 590(7844): 89-96.</w:t>
      </w:r>
    </w:p>
    <w:p w14:paraId="4E1BE1FE" w14:textId="77777777" w:rsidR="00DC15AF" w:rsidRPr="00DC15AF" w:rsidRDefault="00DC15AF" w:rsidP="00DC15AF">
      <w:pPr>
        <w:pStyle w:val="EndNoteBibliography"/>
        <w:ind w:left="720" w:hanging="720"/>
      </w:pPr>
      <w:r w:rsidRPr="00DC15AF">
        <w:t>[14]</w:t>
      </w:r>
      <w:r w:rsidRPr="00DC15AF">
        <w:tab/>
        <w:t>M. Zhong, K. Tran, Y. Min, et al. Accelerated discovery of CO2 electrocatalysts using active machine learning [J]. Nature, 2020, 581(7807): 178-83.</w:t>
      </w:r>
    </w:p>
    <w:p w14:paraId="06708092" w14:textId="77777777" w:rsidR="00DC15AF" w:rsidRPr="00DC15AF" w:rsidRDefault="00DC15AF" w:rsidP="00DC15AF">
      <w:pPr>
        <w:pStyle w:val="EndNoteBibliography"/>
        <w:ind w:left="720" w:hanging="720"/>
      </w:pPr>
      <w:r w:rsidRPr="00DC15AF">
        <w:t>[15]</w:t>
      </w:r>
      <w:r w:rsidRPr="00DC15AF">
        <w:tab/>
        <w:t>P.M. Attia, A. Grover, N. Jin, et al. Closed-loop optimization of fast-charging protocols for batteries with machine learning [J]. Nature, 2020, 578(7795): 397-402.</w:t>
      </w:r>
    </w:p>
    <w:p w14:paraId="38683C00" w14:textId="77777777" w:rsidR="00DC15AF" w:rsidRPr="00DC15AF" w:rsidRDefault="00DC15AF" w:rsidP="00DC15AF">
      <w:pPr>
        <w:pStyle w:val="EndNoteBibliography"/>
        <w:ind w:left="720" w:hanging="720"/>
      </w:pPr>
      <w:r w:rsidRPr="00DC15AF">
        <w:t>[16]</w:t>
      </w:r>
      <w:r w:rsidRPr="00DC15AF">
        <w:tab/>
        <w:t xml:space="preserve">D. Eriksson, M. Pearce, J. Gardner, et al. Scalable Global Optimization via Local Bayesian </w:t>
      </w:r>
      <w:r w:rsidRPr="00DC15AF">
        <w:lastRenderedPageBreak/>
        <w:t>Optimization [M]. 2019.</w:t>
      </w:r>
    </w:p>
    <w:p w14:paraId="3351E667" w14:textId="77777777" w:rsidR="00DC15AF" w:rsidRPr="00DC15AF" w:rsidRDefault="00DC15AF" w:rsidP="00DC15AF">
      <w:pPr>
        <w:pStyle w:val="EndNoteBibliography"/>
        <w:ind w:left="720" w:hanging="720"/>
      </w:pPr>
      <w:r w:rsidRPr="00DC15AF">
        <w:t>[17]</w:t>
      </w:r>
      <w:r w:rsidRPr="00DC15AF">
        <w:tab/>
        <w:t>Y. Diouane, V. Picheny, R. Le Riche, et al. TREGO: a Trust-Region Framework for Efficient Global Optimization [J]. Journal of Global Optimization, 2022, 86: 1-23.</w:t>
      </w:r>
    </w:p>
    <w:p w14:paraId="0340714D" w14:textId="77777777" w:rsidR="00DC15AF" w:rsidRPr="00DC15AF" w:rsidRDefault="00DC15AF" w:rsidP="00DC15AF">
      <w:pPr>
        <w:pStyle w:val="EndNoteBibliography"/>
        <w:ind w:left="720" w:hanging="720"/>
      </w:pPr>
      <w:r w:rsidRPr="00DC15AF">
        <w:t>[18]</w:t>
      </w:r>
      <w:r w:rsidRPr="00DC15AF">
        <w:tab/>
        <w:t>Q. Liang, A. Gongora, Z. Ren, et al. Benchmarking the performance of Bayesian optimization across multiple experimental materials science domains [J]. npj Computational Materials, 2021, 7: 188.</w:t>
      </w:r>
    </w:p>
    <w:p w14:paraId="77BB7BBC" w14:textId="77777777" w:rsidR="00DC15AF" w:rsidRPr="00DC15AF" w:rsidRDefault="00DC15AF" w:rsidP="00DC15AF">
      <w:pPr>
        <w:pStyle w:val="EndNoteBibliography"/>
        <w:ind w:left="720" w:hanging="720"/>
      </w:pPr>
      <w:r w:rsidRPr="00DC15AF">
        <w:t>[19]</w:t>
      </w:r>
      <w:r w:rsidRPr="00DC15AF">
        <w:tab/>
        <w:t>Z. Liu, N. Rolston, A.C. Flick, et al. Machine learning with knowledge constraints for process optimization of open-air perovskite solar cell manufacturing [J]. Joule, 2022, 6(4): 834-49.</w:t>
      </w:r>
    </w:p>
    <w:p w14:paraId="42EE4B4A" w14:textId="77777777" w:rsidR="00DC15AF" w:rsidRPr="00DC15AF" w:rsidRDefault="00DC15AF" w:rsidP="00DC15AF">
      <w:pPr>
        <w:pStyle w:val="EndNoteBibliography"/>
        <w:ind w:left="720" w:hanging="720"/>
      </w:pPr>
      <w:r w:rsidRPr="00DC15AF">
        <w:t>[20]</w:t>
      </w:r>
      <w:r w:rsidRPr="00DC15AF">
        <w:tab/>
        <w:t>A. Siemenn, Z. Ren, Q. Li, et al. Fast Bayesian Optimization of Needle-in-a-Haystack Problems using Zooming Memory-Based Initialization [M]. 2022.</w:t>
      </w:r>
    </w:p>
    <w:p w14:paraId="71376F43" w14:textId="77777777" w:rsidR="00DC15AF" w:rsidRPr="00DC15AF" w:rsidRDefault="00DC15AF" w:rsidP="00DC15AF">
      <w:pPr>
        <w:pStyle w:val="EndNoteBibliography"/>
        <w:ind w:left="720" w:hanging="720"/>
      </w:pPr>
      <w:r w:rsidRPr="00DC15AF">
        <w:t>[21]</w:t>
      </w:r>
      <w:r w:rsidRPr="00DC15AF">
        <w:tab/>
        <w:t>J. Ren, D. Sweet. Optimal Initialization of Batch Bayesian Optimization [J]. ArXiv, 2024, abs/2404.17997.</w:t>
      </w:r>
    </w:p>
    <w:p w14:paraId="090E8440" w14:textId="77777777" w:rsidR="00DC15AF" w:rsidRPr="00DC15AF" w:rsidRDefault="00DC15AF" w:rsidP="00DC15AF">
      <w:pPr>
        <w:pStyle w:val="EndNoteBibliography"/>
        <w:ind w:left="720" w:hanging="720"/>
      </w:pPr>
      <w:r w:rsidRPr="00DC15AF">
        <w:t>[22]</w:t>
      </w:r>
      <w:r w:rsidRPr="00DC15AF">
        <w:tab/>
        <w:t>E. Kamrah, F. Ghoreishi, Z. Ding, et al. How Diverse Initial Samples Help and Hurt Bayesian Optimizers [J]. Journal of Mechanical Design, 2023.</w:t>
      </w:r>
    </w:p>
    <w:p w14:paraId="4E94EBB9" w14:textId="77777777" w:rsidR="00DC15AF" w:rsidRPr="00DC15AF" w:rsidRDefault="00DC15AF" w:rsidP="00DC15AF">
      <w:pPr>
        <w:pStyle w:val="EndNoteBibliography"/>
        <w:ind w:left="720" w:hanging="720"/>
      </w:pPr>
      <w:r w:rsidRPr="00DC15AF">
        <w:t>[23]</w:t>
      </w:r>
      <w:r w:rsidRPr="00DC15AF">
        <w:tab/>
        <w:t>M.D. Mckay, R.J. Beckkman, W. Conover. Comparison of three methods for selecting values of input variables in the analysis of output from a computer code [J]. Technometrics, 2000, 21: 266-94.</w:t>
      </w:r>
    </w:p>
    <w:p w14:paraId="7993564F" w14:textId="77777777" w:rsidR="00DC15AF" w:rsidRPr="00DC15AF" w:rsidRDefault="00DC15AF" w:rsidP="00DC15AF">
      <w:pPr>
        <w:pStyle w:val="EndNoteBibliography"/>
        <w:ind w:left="720" w:hanging="720"/>
      </w:pPr>
      <w:r w:rsidRPr="00DC15AF">
        <w:t>[24]</w:t>
      </w:r>
      <w:r w:rsidRPr="00DC15AF">
        <w:tab/>
        <w:t>J. Cheng, M. Druzdzel. Latin Hypercube Sampling in Bayesian Networks [M]. 2000.</w:t>
      </w:r>
    </w:p>
    <w:p w14:paraId="09A8BFCB" w14:textId="77777777" w:rsidR="00DC15AF" w:rsidRPr="00DC15AF" w:rsidRDefault="00DC15AF" w:rsidP="00DC15AF">
      <w:pPr>
        <w:pStyle w:val="EndNoteBibliography"/>
        <w:ind w:left="720" w:hanging="720"/>
      </w:pPr>
      <w:r w:rsidRPr="00DC15AF">
        <w:t>[25]</w:t>
      </w:r>
      <w:r w:rsidRPr="00DC15AF">
        <w:tab/>
        <w:t>R. Sheikholeslami, S. Razavi. Progressive Latin Hypercube Sampling: An efficient approach for robust sampling-based analysis of environmental models [J]. Environmental Modelling &amp; Software, 2017, 93: 109-26.</w:t>
      </w:r>
    </w:p>
    <w:p w14:paraId="0AEEE0FD" w14:textId="77777777" w:rsidR="00DC15AF" w:rsidRPr="00DC15AF" w:rsidRDefault="00DC15AF" w:rsidP="00DC15AF">
      <w:pPr>
        <w:pStyle w:val="EndNoteBibliography"/>
        <w:ind w:left="720" w:hanging="720"/>
      </w:pPr>
      <w:r w:rsidRPr="00DC15AF">
        <w:t>[26]</w:t>
      </w:r>
      <w:r w:rsidRPr="00DC15AF">
        <w:tab/>
        <w:t>M. Ahmadi, M. Ziatdinov, Y. Zhou, et al. Machine learning for high-throughput experimental exploration of metal halide perovskites [J]. Joule, 2021, 5.</w:t>
      </w:r>
    </w:p>
    <w:p w14:paraId="13B091FA" w14:textId="77777777" w:rsidR="00DC15AF" w:rsidRPr="00DC15AF" w:rsidRDefault="00DC15AF" w:rsidP="00DC15AF">
      <w:pPr>
        <w:pStyle w:val="EndNoteBibliography"/>
        <w:ind w:left="720" w:hanging="720"/>
      </w:pPr>
      <w:r w:rsidRPr="00DC15AF">
        <w:t>[27]</w:t>
      </w:r>
      <w:r w:rsidRPr="00DC15AF">
        <w:tab/>
        <w:t>Y. Zhao, J. Zhang, Z. Xu, et al. Discovery of temperature-induced stability reversal in perovskites using high-throughput robotic learning [J]. Nature Communications, 2021, 12: 2191.</w:t>
      </w:r>
    </w:p>
    <w:p w14:paraId="70DF0F76" w14:textId="77777777" w:rsidR="00DC15AF" w:rsidRPr="00DC15AF" w:rsidRDefault="00DC15AF" w:rsidP="00DC15AF">
      <w:pPr>
        <w:pStyle w:val="EndNoteBibliography"/>
        <w:ind w:left="720" w:hanging="720"/>
      </w:pPr>
      <w:r w:rsidRPr="00DC15AF">
        <w:t>[28]</w:t>
      </w:r>
      <w:r w:rsidRPr="00DC15AF">
        <w:tab/>
        <w:t>X. Du, L. Lüer, T. Heumueller, et al. Elucidating the Full Potential of OPV Materials Utilizing a High-Throughput Robot-Based Platform and Machine Learning [J]. Joule, 2021, 5(2): 495-506.</w:t>
      </w:r>
    </w:p>
    <w:p w14:paraId="4991E6AD" w14:textId="77777777" w:rsidR="00DC15AF" w:rsidRPr="00DC15AF" w:rsidRDefault="00DC15AF" w:rsidP="00DC15AF">
      <w:pPr>
        <w:pStyle w:val="EndNoteBibliography"/>
        <w:ind w:left="720" w:hanging="720"/>
      </w:pPr>
      <w:r w:rsidRPr="00DC15AF">
        <w:t>[29]</w:t>
      </w:r>
      <w:r w:rsidRPr="00DC15AF">
        <w:tab/>
        <w:t>M. Saliba. Polyelemental, Multicomponent Perovskite Semiconductor Libraries through Combinatorial Screening [J]. Advanced Energy Materials, 2019, 9: 1803754.</w:t>
      </w:r>
    </w:p>
    <w:p w14:paraId="4E363306" w14:textId="77777777" w:rsidR="00DC15AF" w:rsidRPr="00DC15AF" w:rsidRDefault="00DC15AF" w:rsidP="00DC15AF">
      <w:pPr>
        <w:pStyle w:val="EndNoteBibliography"/>
        <w:ind w:left="720" w:hanging="720"/>
      </w:pPr>
      <w:r w:rsidRPr="00DC15AF">
        <w:t>[30]</w:t>
      </w:r>
      <w:r w:rsidRPr="00DC15AF">
        <w:tab/>
        <w:t>Y. Zhao, T. Heumueller, J. Zhang, et al. A bilayer conducting polymer structure for planar perovskite solar cells with over 1,400 hours operational stability at elevated temperatures [J]. Nature Energy, 2022, 7.</w:t>
      </w:r>
    </w:p>
    <w:p w14:paraId="0904E98D" w14:textId="77777777" w:rsidR="00DC15AF" w:rsidRPr="00DC15AF" w:rsidRDefault="00DC15AF" w:rsidP="00DC15AF">
      <w:pPr>
        <w:pStyle w:val="EndNoteBibliography"/>
        <w:ind w:left="720" w:hanging="720"/>
      </w:pPr>
      <w:r w:rsidRPr="00DC15AF">
        <w:t>[31]</w:t>
      </w:r>
      <w:r w:rsidRPr="00DC15AF">
        <w:tab/>
        <w:t>K. Weiss, T. Khoshgoftaar, D. Wang. A survey of transfer learning [J]. Journal of Big Data, 2016, 3.</w:t>
      </w:r>
    </w:p>
    <w:p w14:paraId="0750DF22" w14:textId="77777777" w:rsidR="00DC15AF" w:rsidRPr="00DC15AF" w:rsidRDefault="00DC15AF" w:rsidP="00DC15AF">
      <w:pPr>
        <w:pStyle w:val="EndNoteBibliography"/>
        <w:ind w:left="720" w:hanging="720"/>
      </w:pPr>
      <w:r w:rsidRPr="00DC15AF">
        <w:t>[32]</w:t>
      </w:r>
      <w:r w:rsidRPr="00DC15AF">
        <w:tab/>
        <w:t>S. Niu, Y. Liu, J. Wang, et al. A Decade Survey of Transfer Learning (2010–2020) [J]. IEEE Transactions on Artificial Intelligence, 2020, 1: 151-66.</w:t>
      </w:r>
    </w:p>
    <w:p w14:paraId="57AB5956" w14:textId="77777777" w:rsidR="00DC15AF" w:rsidRPr="00DC15AF" w:rsidRDefault="00DC15AF" w:rsidP="00DC15AF">
      <w:pPr>
        <w:pStyle w:val="EndNoteBibliography"/>
        <w:ind w:left="720" w:hanging="720"/>
      </w:pPr>
      <w:r w:rsidRPr="00DC15AF">
        <w:t>[33]</w:t>
      </w:r>
      <w:r w:rsidRPr="00DC15AF">
        <w:tab/>
        <w:t>M. Feurer. Scalable Meta-Learning for Bayesian Optimization using Ranking-Weighted Gaussian Process Ensembles, F, 2018 [C].</w:t>
      </w:r>
    </w:p>
    <w:p w14:paraId="783C7135" w14:textId="77777777" w:rsidR="00DC15AF" w:rsidRPr="00DC15AF" w:rsidRDefault="00DC15AF" w:rsidP="00DC15AF">
      <w:pPr>
        <w:pStyle w:val="EndNoteBibliography"/>
        <w:ind w:left="720" w:hanging="720"/>
      </w:pPr>
      <w:r w:rsidRPr="00DC15AF">
        <w:t>[34]</w:t>
      </w:r>
      <w:r w:rsidRPr="00DC15AF">
        <w:tab/>
        <w:t>M. Volpp, L.P. Fröhlich, K. Fischer, et al. Meta-Learning Acquisition Functions for Transfer Learning in Bayesian Optimization [J]. arXiv: Machine Learning, 2019.</w:t>
      </w:r>
    </w:p>
    <w:p w14:paraId="619E54A1" w14:textId="77777777" w:rsidR="00DC15AF" w:rsidRPr="00DC15AF" w:rsidRDefault="00DC15AF" w:rsidP="00DC15AF">
      <w:pPr>
        <w:pStyle w:val="EndNoteBibliography"/>
        <w:ind w:left="720" w:hanging="720"/>
      </w:pPr>
      <w:r w:rsidRPr="00DC15AF">
        <w:t>[35]</w:t>
      </w:r>
      <w:r w:rsidRPr="00DC15AF">
        <w:tab/>
        <w:t>M. Jamil, X.-S. Yang. A Literature Survey of Benchmark Functions For Global Optimization Problems [J]. Int J of Mathematical Modelling and Numerical Optimisation, 2013, 4.</w:t>
      </w:r>
    </w:p>
    <w:p w14:paraId="0198AAB2" w14:textId="77777777" w:rsidR="00DC15AF" w:rsidRPr="00DC15AF" w:rsidRDefault="00DC15AF" w:rsidP="00DC15AF">
      <w:pPr>
        <w:pStyle w:val="EndNoteBibliography"/>
        <w:ind w:left="720" w:hanging="720"/>
      </w:pPr>
      <w:r w:rsidRPr="00DC15AF">
        <w:t>[36]</w:t>
      </w:r>
      <w:r w:rsidRPr="00DC15AF">
        <w:tab/>
        <w:t xml:space="preserve">F. Paul, J. Patt, J.F. Hartwig. Palladium-catalyzed formation of carbon-nitrogen bonds. Reaction </w:t>
      </w:r>
      <w:r w:rsidRPr="00DC15AF">
        <w:lastRenderedPageBreak/>
        <w:t>intermediates and catalyst improvements in the hetero cross-coupling of aryl halides and tin amides [J]. Journal of the American Chemical Society, 1994, 116(13): 5969-70.</w:t>
      </w:r>
    </w:p>
    <w:p w14:paraId="5492A6D9" w14:textId="77777777" w:rsidR="00DC15AF" w:rsidRPr="00DC15AF" w:rsidRDefault="00DC15AF" w:rsidP="00DC15AF">
      <w:pPr>
        <w:pStyle w:val="EndNoteBibliography"/>
        <w:ind w:left="720" w:hanging="720"/>
      </w:pPr>
      <w:r w:rsidRPr="00DC15AF">
        <w:t>[37]</w:t>
      </w:r>
      <w:r w:rsidRPr="00DC15AF">
        <w:tab/>
        <w:t>S. Anil, R. Rennels, S. Buchwald. A Simple Catalytic Method for the Conversion of Aryl Bromides to Arylamines [J]. Angewandte Chemie-international Edition - ANGEW CHEM INT ED, 1995, 34: 1348-50.</w:t>
      </w:r>
    </w:p>
    <w:p w14:paraId="37C9A9D6" w14:textId="77777777" w:rsidR="00DC15AF" w:rsidRPr="00DC15AF" w:rsidRDefault="00DC15AF" w:rsidP="00DC15AF">
      <w:pPr>
        <w:pStyle w:val="EndNoteBibliography"/>
        <w:ind w:left="720" w:hanging="720"/>
      </w:pPr>
      <w:r w:rsidRPr="00DC15AF">
        <w:t>[38]</w:t>
      </w:r>
      <w:r w:rsidRPr="00DC15AF">
        <w:tab/>
        <w:t>A.S. Guram, S.L. Buchwald. Palladium-Catalyzed Aromatic Aminations with in situ Generated Aminostannanes [J]. Journal of the American Chemical Society, 1994, 116: 7901-2.</w:t>
      </w:r>
    </w:p>
    <w:p w14:paraId="24ADEB58" w14:textId="77777777" w:rsidR="00DC15AF" w:rsidRPr="00DC15AF" w:rsidRDefault="00DC15AF" w:rsidP="00DC15AF">
      <w:pPr>
        <w:pStyle w:val="EndNoteBibliography"/>
        <w:ind w:left="720" w:hanging="720"/>
      </w:pPr>
      <w:r w:rsidRPr="00DC15AF">
        <w:t>[39]</w:t>
      </w:r>
      <w:r w:rsidRPr="00DC15AF">
        <w:tab/>
        <w:t>S. Lee, M. Jørgensen, J.F. Hartwig. Palladium-Catalyzed Synthesis of Arylamines from Aryl Halides and Lithium Bis(trimethylsilyl)amide as an Ammonia Equivalent [J]. Organic Letters, 2001, 3(17): 2729-32.</w:t>
      </w:r>
    </w:p>
    <w:p w14:paraId="5388DDFB" w14:textId="77777777" w:rsidR="00DC15AF" w:rsidRPr="00DC15AF" w:rsidRDefault="00DC15AF" w:rsidP="00DC15AF">
      <w:pPr>
        <w:pStyle w:val="EndNoteBibliography"/>
        <w:ind w:left="720" w:hanging="720"/>
      </w:pPr>
      <w:r w:rsidRPr="00DC15AF">
        <w:t>[40]</w:t>
      </w:r>
      <w:r w:rsidRPr="00DC15AF">
        <w:tab/>
        <w:t>P.A. Forero-Cortés, A.M. Haydl. The 25th Anniversary of the Buchwald–Hartwig Amination: Development, Applications, and Outlook [J]. Organic Process Research &amp; Development, 2019, 23(8): 1478-83.</w:t>
      </w:r>
    </w:p>
    <w:p w14:paraId="08E49CA1" w14:textId="77777777" w:rsidR="00DC15AF" w:rsidRPr="00DC15AF" w:rsidRDefault="00DC15AF" w:rsidP="00DC15AF">
      <w:pPr>
        <w:pStyle w:val="EndNoteBibliography"/>
        <w:ind w:left="720" w:hanging="720"/>
      </w:pPr>
      <w:r w:rsidRPr="00DC15AF">
        <w:t>[41]</w:t>
      </w:r>
      <w:r w:rsidRPr="00DC15AF">
        <w:tab/>
        <w:t>D.T. Ahneman, J.G. Estrada, S. Lin, et al. Predicting reaction performance in C–N cross-coupling using machine learning [J]. Science, 2018, 360(6385): 186-90.</w:t>
      </w:r>
    </w:p>
    <w:p w14:paraId="191A411A" w14:textId="77777777" w:rsidR="00DC15AF" w:rsidRPr="00DC15AF" w:rsidRDefault="00DC15AF" w:rsidP="00DC15AF">
      <w:pPr>
        <w:pStyle w:val="EndNoteBibliography"/>
        <w:ind w:left="720" w:hanging="720"/>
      </w:pPr>
      <w:r w:rsidRPr="00DC15AF">
        <w:t>[42]</w:t>
      </w:r>
      <w:r w:rsidRPr="00DC15AF">
        <w:tab/>
        <w:t>C. Zhou, R. Yuan, B. Su, et al. Creep rupture life prediction of high-temperature titanium alloy using cross-material transfer learning [J]. Journal of Materials Science &amp; Technology, 2024, 178: 39-47.</w:t>
      </w:r>
    </w:p>
    <w:p w14:paraId="19605A4F" w14:textId="141C3497" w:rsidR="004D7612" w:rsidRPr="00BB23B2" w:rsidRDefault="00A861D1" w:rsidP="00247063">
      <w:r w:rsidRPr="00BB23B2">
        <w:fldChar w:fldCharType="end"/>
      </w:r>
    </w:p>
    <w:sectPr w:rsidR="004D7612" w:rsidRPr="00BB23B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Zhe Liu" w:date="2024-10-12T15:05:00Z" w:initials="ZL">
    <w:p w14:paraId="41B0B251" w14:textId="77777777" w:rsidR="0000127B" w:rsidRDefault="0000127B" w:rsidP="00247063">
      <w:r>
        <w:rPr>
          <w:rStyle w:val="ab"/>
        </w:rPr>
        <w:annotationRef/>
      </w:r>
      <w:r>
        <w:t xml:space="preserve">1. </w:t>
      </w:r>
      <w:r>
        <w:rPr>
          <w:rFonts w:hint="eastAsia"/>
        </w:rPr>
        <w:t>换一种方式说；</w:t>
      </w:r>
      <w:r>
        <w:t xml:space="preserve">2. </w:t>
      </w:r>
      <w:r>
        <w:rPr>
          <w:rFonts w:hint="eastAsia"/>
        </w:rPr>
        <w:t>以</w:t>
      </w:r>
      <w:r>
        <w:t>machine learning</w:t>
      </w:r>
      <w:r>
        <w:rPr>
          <w:rFonts w:hint="eastAsia"/>
        </w:rPr>
        <w:t>开头，这个放在第二句。</w:t>
      </w:r>
    </w:p>
  </w:comment>
  <w:comment w:id="153" w:author="Zhe Liu" w:date="2024-10-11T23:27:00Z" w:initials="ZL">
    <w:p w14:paraId="468034CD" w14:textId="77777777" w:rsidR="002D3DF2" w:rsidRDefault="002D3DF2" w:rsidP="00247063">
      <w:r>
        <w:rPr>
          <w:rStyle w:val="ab"/>
        </w:rPr>
        <w:annotationRef/>
      </w:r>
      <w:r>
        <w:rPr>
          <w:rFonts w:hint="eastAsia"/>
        </w:rPr>
        <w:t>换个词</w:t>
      </w:r>
    </w:p>
    <w:p w14:paraId="69853512" w14:textId="77777777" w:rsidR="002D3DF2" w:rsidRDefault="002D3DF2" w:rsidP="00247063"/>
  </w:comment>
  <w:comment w:id="219" w:author="Zhe Liu" w:date="2024-10-11T16:43:00Z" w:initials="ZL">
    <w:p w14:paraId="393056F4" w14:textId="409F95F9" w:rsidR="00CE7C32" w:rsidRDefault="00CE7C32" w:rsidP="00247063">
      <w:r>
        <w:rPr>
          <w:rStyle w:val="ab"/>
        </w:rPr>
        <w:annotationRef/>
      </w:r>
      <w:r>
        <w:rPr>
          <w:rFonts w:hint="eastAsia"/>
        </w:rPr>
        <w:t>图片的清晰度需要提升</w:t>
      </w:r>
    </w:p>
  </w:comment>
  <w:comment w:id="220" w:author="Zhe Liu" w:date="2024-10-11T16:44:00Z" w:initials="ZL">
    <w:p w14:paraId="78953EB9" w14:textId="5E114686" w:rsidR="00CE7C32" w:rsidRDefault="00CE7C32" w:rsidP="00247063">
      <w:r>
        <w:rPr>
          <w:rStyle w:val="ab"/>
        </w:rPr>
        <w:annotationRef/>
      </w:r>
      <w:r>
        <w:rPr>
          <w:rFonts w:hint="eastAsia"/>
        </w:rPr>
        <w:t>图中的</w:t>
      </w:r>
      <w:r w:rsidR="003D26AC">
        <w:rPr>
          <w:rFonts w:hint="eastAsia"/>
        </w:rPr>
        <w:t>EDS</w:t>
      </w:r>
      <w:r>
        <w:rPr>
          <w:rFonts w:hint="eastAsia"/>
        </w:rPr>
        <w:t>标注需要替换</w:t>
      </w:r>
    </w:p>
    <w:p w14:paraId="0CB2D040" w14:textId="77777777" w:rsidR="00CE7C32" w:rsidRDefault="00CE7C32" w:rsidP="00247063"/>
  </w:comment>
  <w:comment w:id="221" w:author="Zhe Liu" w:date="2024-10-11T16:46:00Z" w:initials="ZL">
    <w:p w14:paraId="47606139" w14:textId="77777777" w:rsidR="00597575" w:rsidRDefault="00597575" w:rsidP="00247063">
      <w:r>
        <w:rPr>
          <w:rStyle w:val="ab"/>
        </w:rPr>
        <w:annotationRef/>
      </w:r>
      <w:r>
        <w:rPr>
          <w:rFonts w:hint="eastAsia"/>
        </w:rPr>
        <w:t>是否用EDS表示</w:t>
      </w:r>
    </w:p>
    <w:p w14:paraId="37AD596D" w14:textId="77777777" w:rsidR="00597575" w:rsidRDefault="00597575" w:rsidP="00247063"/>
  </w:comment>
  <w:comment w:id="231" w:author="Zhe Liu" w:date="2024-10-11T16:46:00Z" w:initials="ZL">
    <w:p w14:paraId="3382FBAA" w14:textId="77777777" w:rsidR="002954AB" w:rsidRDefault="00CE7C32" w:rsidP="00247063">
      <w:r>
        <w:rPr>
          <w:rStyle w:val="ab"/>
        </w:rPr>
        <w:annotationRef/>
      </w:r>
      <w:r w:rsidR="002954AB">
        <w:rPr>
          <w:rFonts w:hint="eastAsia"/>
        </w:rPr>
        <w:t>不是说用</w:t>
      </w:r>
      <w:r w:rsidR="002954AB">
        <w:t>EDS</w:t>
      </w:r>
      <w:r w:rsidR="002954AB">
        <w:rPr>
          <w:rFonts w:hint="eastAsia"/>
        </w:rPr>
        <w:t>表示？还换不换了？</w:t>
      </w:r>
      <w:r w:rsidR="002954AB">
        <w:cr/>
      </w:r>
      <w:r w:rsidR="002954AB">
        <w:rPr>
          <w:rFonts w:hint="eastAsia"/>
        </w:rPr>
        <w:t>确定一下</w:t>
      </w:r>
    </w:p>
    <w:p w14:paraId="79C66877" w14:textId="77777777" w:rsidR="002954AB" w:rsidRDefault="002954AB" w:rsidP="00247063"/>
  </w:comment>
  <w:comment w:id="243" w:author="Zhe Liu" w:date="2024-10-11T23:25:00Z" w:initials="ZL">
    <w:p w14:paraId="575B80FE" w14:textId="77777777" w:rsidR="002D3DF2" w:rsidRDefault="002D3DF2" w:rsidP="00247063">
      <w:r>
        <w:rPr>
          <w:rStyle w:val="ab"/>
        </w:rPr>
        <w:annotationRef/>
      </w:r>
      <w:r>
        <w:rPr>
          <w:rFonts w:hint="eastAsia"/>
        </w:rPr>
        <w:t>标出来多几个bcde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B0B251" w15:done="1"/>
  <w15:commentEx w15:paraId="69853512" w15:done="1"/>
  <w15:commentEx w15:paraId="393056F4" w15:done="1"/>
  <w15:commentEx w15:paraId="0CB2D040" w15:paraIdParent="393056F4" w15:done="1"/>
  <w15:commentEx w15:paraId="37AD596D" w15:paraIdParent="393056F4" w15:done="1"/>
  <w15:commentEx w15:paraId="79C66877" w15:done="1"/>
  <w15:commentEx w15:paraId="575B80F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EF14A4" w16cex:dateUtc="2024-10-12T07:05:00Z"/>
  <w16cex:commentExtensible w16cex:durableId="2C4581FB" w16cex:dateUtc="2024-10-11T08:43:00Z"/>
  <w16cex:commentExtensible w16cex:durableId="1CE9E286" w16cex:dateUtc="2024-10-11T08:44:00Z"/>
  <w16cex:commentExtensible w16cex:durableId="71C83C6D" w16cex:dateUtc="2024-10-11T08:46:00Z"/>
  <w16cex:commentExtensible w16cex:durableId="6E2DCFA7" w16cex:dateUtc="2024-10-11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B0B251" w16cid:durableId="7EEF14A4"/>
  <w16cid:commentId w16cid:paraId="69853512" w16cid:durableId="4A00AB76"/>
  <w16cid:commentId w16cid:paraId="393056F4" w16cid:durableId="2C4581FB"/>
  <w16cid:commentId w16cid:paraId="0CB2D040" w16cid:durableId="1CE9E286"/>
  <w16cid:commentId w16cid:paraId="37AD596D" w16cid:durableId="71C83C6D"/>
  <w16cid:commentId w16cid:paraId="79C66877" w16cid:durableId="5C73A20C"/>
  <w16cid:commentId w16cid:paraId="575B80FE" w16cid:durableId="6E2DCF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3109E" w14:textId="77777777" w:rsidR="000973A4" w:rsidRDefault="000973A4" w:rsidP="00247063">
      <w:r>
        <w:separator/>
      </w:r>
    </w:p>
  </w:endnote>
  <w:endnote w:type="continuationSeparator" w:id="0">
    <w:p w14:paraId="7378316B" w14:textId="77777777" w:rsidR="000973A4" w:rsidRDefault="000973A4" w:rsidP="0024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D89DB" w14:textId="77777777" w:rsidR="000973A4" w:rsidRDefault="000973A4" w:rsidP="00247063">
      <w:r>
        <w:separator/>
      </w:r>
    </w:p>
  </w:footnote>
  <w:footnote w:type="continuationSeparator" w:id="0">
    <w:p w14:paraId="45B2D301" w14:textId="77777777" w:rsidR="000973A4" w:rsidRDefault="000973A4" w:rsidP="00247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67F23"/>
    <w:multiLevelType w:val="multilevel"/>
    <w:tmpl w:val="8CB6B6DA"/>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1" w15:restartNumberingAfterBreak="0">
    <w:nsid w:val="1DB01AC1"/>
    <w:multiLevelType w:val="multilevel"/>
    <w:tmpl w:val="44AC0C60"/>
    <w:lvl w:ilvl="0">
      <w:start w:val="1"/>
      <w:numFmt w:val="upperRoman"/>
      <w:pStyle w:val="1"/>
      <w:lvlText w:val="%1."/>
      <w:lvlJc w:val="left"/>
      <w:pPr>
        <w:ind w:left="0" w:firstLine="0"/>
      </w:pPr>
      <w:rPr>
        <w:rFonts w:hint="eastAsia"/>
      </w:rPr>
    </w:lvl>
    <w:lvl w:ilvl="1">
      <w:start w:val="1"/>
      <w:numFmt w:val="upperLetter"/>
      <w:pStyle w:val="2"/>
      <w:lvlText w:val="%2."/>
      <w:lvlJc w:val="left"/>
      <w:pPr>
        <w:ind w:left="851" w:firstLine="0"/>
      </w:pPr>
    </w:lvl>
    <w:lvl w:ilvl="2">
      <w:start w:val="1"/>
      <w:numFmt w:val="decimal"/>
      <w:pStyle w:val="3"/>
      <w:lvlText w:val="%3."/>
      <w:lvlJc w:val="left"/>
      <w:pPr>
        <w:ind w:left="1701" w:firstLine="0"/>
      </w:pPr>
      <w:rPr>
        <w:rFonts w:hint="eastAsia"/>
      </w:rPr>
    </w:lvl>
    <w:lvl w:ilvl="3">
      <w:start w:val="1"/>
      <w:numFmt w:val="lowerLetter"/>
      <w:pStyle w:val="4"/>
      <w:lvlText w:val="%4)"/>
      <w:lvlJc w:val="left"/>
      <w:pPr>
        <w:ind w:left="2551" w:firstLine="0"/>
      </w:pPr>
      <w:rPr>
        <w:rFonts w:hint="eastAsia"/>
      </w:rPr>
    </w:lvl>
    <w:lvl w:ilvl="4">
      <w:start w:val="1"/>
      <w:numFmt w:val="decimal"/>
      <w:pStyle w:val="5"/>
      <w:lvlText w:val="(%5)"/>
      <w:lvlJc w:val="left"/>
      <w:pPr>
        <w:ind w:left="3402" w:firstLine="0"/>
      </w:pPr>
      <w:rPr>
        <w:rFonts w:hint="eastAsia"/>
      </w:rPr>
    </w:lvl>
    <w:lvl w:ilvl="5">
      <w:start w:val="1"/>
      <w:numFmt w:val="lowerLetter"/>
      <w:pStyle w:val="6"/>
      <w:lvlText w:val="(%6)"/>
      <w:lvlJc w:val="left"/>
      <w:pPr>
        <w:ind w:left="4252" w:firstLine="0"/>
      </w:pPr>
      <w:rPr>
        <w:rFonts w:hint="eastAsia"/>
      </w:rPr>
    </w:lvl>
    <w:lvl w:ilvl="6">
      <w:start w:val="1"/>
      <w:numFmt w:val="lowerRoman"/>
      <w:pStyle w:val="7"/>
      <w:lvlText w:val="(%7)"/>
      <w:lvlJc w:val="left"/>
      <w:pPr>
        <w:ind w:left="5102" w:firstLine="0"/>
      </w:pPr>
      <w:rPr>
        <w:rFonts w:hint="eastAsia"/>
      </w:rPr>
    </w:lvl>
    <w:lvl w:ilvl="7">
      <w:start w:val="1"/>
      <w:numFmt w:val="lowerLetter"/>
      <w:pStyle w:val="8"/>
      <w:lvlText w:val="(%8)"/>
      <w:lvlJc w:val="left"/>
      <w:pPr>
        <w:ind w:left="5953" w:firstLine="0"/>
      </w:pPr>
      <w:rPr>
        <w:rFonts w:hint="eastAsia"/>
      </w:rPr>
    </w:lvl>
    <w:lvl w:ilvl="8">
      <w:start w:val="1"/>
      <w:numFmt w:val="lowerRoman"/>
      <w:pStyle w:val="9"/>
      <w:lvlText w:val="(%9)"/>
      <w:lvlJc w:val="left"/>
      <w:pPr>
        <w:ind w:left="6803" w:firstLine="0"/>
      </w:pPr>
      <w:rPr>
        <w:rFonts w:hint="eastAsia"/>
      </w:rPr>
    </w:lvl>
  </w:abstractNum>
  <w:abstractNum w:abstractNumId="2" w15:restartNumberingAfterBreak="0">
    <w:nsid w:val="587C58BE"/>
    <w:multiLevelType w:val="multilevel"/>
    <w:tmpl w:val="3A3EB5C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3" w15:restartNumberingAfterBreak="0">
    <w:nsid w:val="5B203605"/>
    <w:multiLevelType w:val="hybridMultilevel"/>
    <w:tmpl w:val="14C2B1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2770AD"/>
    <w:multiLevelType w:val="multilevel"/>
    <w:tmpl w:val="C846A1EC"/>
    <w:lvl w:ilvl="0">
      <w:start w:val="1"/>
      <w:numFmt w:val="upperRoman"/>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abstractNum w:abstractNumId="5" w15:restartNumberingAfterBreak="0">
    <w:nsid w:val="739F75C1"/>
    <w:multiLevelType w:val="multilevel"/>
    <w:tmpl w:val="F6D0197A"/>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6" w15:restartNumberingAfterBreak="0">
    <w:nsid w:val="7A170A61"/>
    <w:multiLevelType w:val="multilevel"/>
    <w:tmpl w:val="D2BAE072"/>
    <w:lvl w:ilvl="0">
      <w:start w:val="1"/>
      <w:numFmt w:val="upperLetter"/>
      <w:lvlText w:val="%1."/>
      <w:lvlJc w:val="left"/>
      <w:pPr>
        <w:ind w:left="0" w:firstLine="0"/>
      </w:pPr>
      <w:rPr>
        <w:rFonts w:hint="eastAsia"/>
      </w:rPr>
    </w:lvl>
    <w:lvl w:ilvl="1">
      <w:start w:val="1"/>
      <w:numFmt w:val="upperLetter"/>
      <w:lvlText w:val="%2."/>
      <w:lvlJc w:val="left"/>
      <w:pPr>
        <w:ind w:left="851" w:firstLine="0"/>
      </w:pPr>
      <w:rPr>
        <w:rFonts w:hint="eastAsia"/>
      </w:rPr>
    </w:lvl>
    <w:lvl w:ilvl="2">
      <w:start w:val="1"/>
      <w:numFmt w:val="decimal"/>
      <w:lvlText w:val="%3."/>
      <w:lvlJc w:val="left"/>
      <w:pPr>
        <w:ind w:left="1701" w:firstLine="0"/>
      </w:pPr>
      <w:rPr>
        <w:rFonts w:hint="eastAsia"/>
      </w:rPr>
    </w:lvl>
    <w:lvl w:ilvl="3">
      <w:start w:val="1"/>
      <w:numFmt w:val="lowerLetter"/>
      <w:lvlText w:val="%4)"/>
      <w:lvlJc w:val="left"/>
      <w:pPr>
        <w:ind w:left="2551" w:firstLine="0"/>
      </w:pPr>
      <w:rPr>
        <w:rFonts w:hint="eastAsia"/>
      </w:rPr>
    </w:lvl>
    <w:lvl w:ilvl="4">
      <w:start w:val="1"/>
      <w:numFmt w:val="decimal"/>
      <w:lvlText w:val="(%5)"/>
      <w:lvlJc w:val="left"/>
      <w:pPr>
        <w:ind w:left="3402" w:firstLine="0"/>
      </w:pPr>
      <w:rPr>
        <w:rFonts w:hint="eastAsia"/>
      </w:rPr>
    </w:lvl>
    <w:lvl w:ilvl="5">
      <w:start w:val="1"/>
      <w:numFmt w:val="lowerLetter"/>
      <w:lvlText w:val="(%6)"/>
      <w:lvlJc w:val="left"/>
      <w:pPr>
        <w:ind w:left="4252" w:firstLine="0"/>
      </w:pPr>
      <w:rPr>
        <w:rFonts w:hint="eastAsia"/>
      </w:rPr>
    </w:lvl>
    <w:lvl w:ilvl="6">
      <w:start w:val="1"/>
      <w:numFmt w:val="lowerRoman"/>
      <w:lvlText w:val="(%7)"/>
      <w:lvlJc w:val="left"/>
      <w:pPr>
        <w:ind w:left="5102" w:firstLine="0"/>
      </w:pPr>
      <w:rPr>
        <w:rFonts w:hint="eastAsia"/>
      </w:rPr>
    </w:lvl>
    <w:lvl w:ilvl="7">
      <w:start w:val="1"/>
      <w:numFmt w:val="lowerLetter"/>
      <w:lvlText w:val="(%8)"/>
      <w:lvlJc w:val="left"/>
      <w:pPr>
        <w:ind w:left="5953" w:firstLine="0"/>
      </w:pPr>
      <w:rPr>
        <w:rFonts w:hint="eastAsia"/>
      </w:rPr>
    </w:lvl>
    <w:lvl w:ilvl="8">
      <w:start w:val="1"/>
      <w:numFmt w:val="lowerRoman"/>
      <w:lvlText w:val="(%9)"/>
      <w:lvlJc w:val="left"/>
      <w:pPr>
        <w:ind w:left="6803" w:firstLine="0"/>
      </w:pPr>
      <w:rPr>
        <w:rFonts w:hint="eastAsia"/>
      </w:rPr>
    </w:lvl>
  </w:abstractNum>
  <w:num w:numId="1" w16cid:durableId="659504191">
    <w:abstractNumId w:val="5"/>
  </w:num>
  <w:num w:numId="2" w16cid:durableId="1235581266">
    <w:abstractNumId w:val="0"/>
  </w:num>
  <w:num w:numId="3" w16cid:durableId="171187387">
    <w:abstractNumId w:val="2"/>
  </w:num>
  <w:num w:numId="4" w16cid:durableId="304966838">
    <w:abstractNumId w:val="3"/>
  </w:num>
  <w:num w:numId="5" w16cid:durableId="1841580399">
    <w:abstractNumId w:val="6"/>
  </w:num>
  <w:num w:numId="6" w16cid:durableId="823090130">
    <w:abstractNumId w:val="4"/>
  </w:num>
  <w:num w:numId="7" w16cid:durableId="1852835220">
    <w:abstractNumId w:val="1"/>
  </w:num>
  <w:num w:numId="8" w16cid:durableId="1228804658">
    <w:abstractNumId w:val="1"/>
  </w:num>
  <w:num w:numId="9" w16cid:durableId="18894192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7213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83064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离 迷">
    <w15:presenceInfo w15:providerId="Windows Live" w15:userId="0667f8a0cc6a48de"/>
  </w15:person>
  <w15:person w15:author="Zhe Liu">
    <w15:presenceInfo w15:providerId="None" w15:userId="Zhe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e5fpw0evf57esaruvxr2xaxexxs9rs995&quot;&gt;zzy-paper&lt;record-ids&gt;&lt;item&gt;2&lt;/item&gt;&lt;item&gt;3&lt;/item&gt;&lt;item&gt;4&lt;/item&gt;&lt;item&gt;5&lt;/item&gt;&lt;item&gt;6&lt;/item&gt;&lt;item&gt;7&lt;/item&gt;&lt;item&gt;8&lt;/item&gt;&lt;item&gt;9&lt;/item&gt;&lt;item&gt;10&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6&lt;/item&gt;&lt;item&gt;47&lt;/item&gt;&lt;/record-ids&gt;&lt;/item&gt;&lt;/Libraries&gt;"/>
  </w:docVars>
  <w:rsids>
    <w:rsidRoot w:val="00C80BF8"/>
    <w:rsid w:val="00000BF1"/>
    <w:rsid w:val="00000F9A"/>
    <w:rsid w:val="0000127B"/>
    <w:rsid w:val="00003C79"/>
    <w:rsid w:val="00004FF0"/>
    <w:rsid w:val="000054F1"/>
    <w:rsid w:val="00006AD5"/>
    <w:rsid w:val="00010BD7"/>
    <w:rsid w:val="00014195"/>
    <w:rsid w:val="0001428B"/>
    <w:rsid w:val="00016D0C"/>
    <w:rsid w:val="00023C23"/>
    <w:rsid w:val="00023F14"/>
    <w:rsid w:val="00024BEB"/>
    <w:rsid w:val="00032BA1"/>
    <w:rsid w:val="00036E67"/>
    <w:rsid w:val="0003707D"/>
    <w:rsid w:val="0003786F"/>
    <w:rsid w:val="00041A2D"/>
    <w:rsid w:val="00052464"/>
    <w:rsid w:val="000620E2"/>
    <w:rsid w:val="000622E7"/>
    <w:rsid w:val="00065430"/>
    <w:rsid w:val="0006571F"/>
    <w:rsid w:val="00067CAD"/>
    <w:rsid w:val="0007141B"/>
    <w:rsid w:val="0007393C"/>
    <w:rsid w:val="00073975"/>
    <w:rsid w:val="00073AF2"/>
    <w:rsid w:val="00073ED6"/>
    <w:rsid w:val="000767A8"/>
    <w:rsid w:val="000805BD"/>
    <w:rsid w:val="00082BBA"/>
    <w:rsid w:val="00084380"/>
    <w:rsid w:val="0008540D"/>
    <w:rsid w:val="0008630E"/>
    <w:rsid w:val="000905C1"/>
    <w:rsid w:val="00090A07"/>
    <w:rsid w:val="00091449"/>
    <w:rsid w:val="00096AE3"/>
    <w:rsid w:val="000973A4"/>
    <w:rsid w:val="000A3DF1"/>
    <w:rsid w:val="000A4AC3"/>
    <w:rsid w:val="000A58A5"/>
    <w:rsid w:val="000A70C8"/>
    <w:rsid w:val="000A7C16"/>
    <w:rsid w:val="000B09FF"/>
    <w:rsid w:val="000B0F44"/>
    <w:rsid w:val="000B17F7"/>
    <w:rsid w:val="000B543F"/>
    <w:rsid w:val="000C101C"/>
    <w:rsid w:val="000C1910"/>
    <w:rsid w:val="000D03F1"/>
    <w:rsid w:val="000D0DB4"/>
    <w:rsid w:val="000D30D9"/>
    <w:rsid w:val="000D766A"/>
    <w:rsid w:val="000D7A10"/>
    <w:rsid w:val="000D7A52"/>
    <w:rsid w:val="000E17E0"/>
    <w:rsid w:val="000E1F68"/>
    <w:rsid w:val="000E7116"/>
    <w:rsid w:val="000F0331"/>
    <w:rsid w:val="000F0ECA"/>
    <w:rsid w:val="000F44F7"/>
    <w:rsid w:val="000F5391"/>
    <w:rsid w:val="001047BB"/>
    <w:rsid w:val="0010577D"/>
    <w:rsid w:val="00106DDE"/>
    <w:rsid w:val="0011196F"/>
    <w:rsid w:val="00125FC0"/>
    <w:rsid w:val="001320DA"/>
    <w:rsid w:val="0013210B"/>
    <w:rsid w:val="00140931"/>
    <w:rsid w:val="0014719C"/>
    <w:rsid w:val="00152346"/>
    <w:rsid w:val="0015317E"/>
    <w:rsid w:val="001539AE"/>
    <w:rsid w:val="001579FE"/>
    <w:rsid w:val="001615D0"/>
    <w:rsid w:val="0016296C"/>
    <w:rsid w:val="001640B5"/>
    <w:rsid w:val="001743EC"/>
    <w:rsid w:val="0017462A"/>
    <w:rsid w:val="001763E1"/>
    <w:rsid w:val="00176DA7"/>
    <w:rsid w:val="00181765"/>
    <w:rsid w:val="00186BE0"/>
    <w:rsid w:val="00186F3C"/>
    <w:rsid w:val="00187A9A"/>
    <w:rsid w:val="00187B31"/>
    <w:rsid w:val="001965BE"/>
    <w:rsid w:val="001979D0"/>
    <w:rsid w:val="001A2342"/>
    <w:rsid w:val="001A329C"/>
    <w:rsid w:val="001A55C7"/>
    <w:rsid w:val="001A7187"/>
    <w:rsid w:val="001B03AA"/>
    <w:rsid w:val="001B2920"/>
    <w:rsid w:val="001B2E63"/>
    <w:rsid w:val="001B41C1"/>
    <w:rsid w:val="001B652E"/>
    <w:rsid w:val="001C4515"/>
    <w:rsid w:val="001C7E5E"/>
    <w:rsid w:val="001D379F"/>
    <w:rsid w:val="001D4775"/>
    <w:rsid w:val="001E7A14"/>
    <w:rsid w:val="00204377"/>
    <w:rsid w:val="002060AA"/>
    <w:rsid w:val="00206A4D"/>
    <w:rsid w:val="002101E7"/>
    <w:rsid w:val="00211688"/>
    <w:rsid w:val="002119FD"/>
    <w:rsid w:val="00211A80"/>
    <w:rsid w:val="00212081"/>
    <w:rsid w:val="00212F89"/>
    <w:rsid w:val="00213E7D"/>
    <w:rsid w:val="0022198D"/>
    <w:rsid w:val="00223002"/>
    <w:rsid w:val="002303BC"/>
    <w:rsid w:val="00232655"/>
    <w:rsid w:val="00235EF1"/>
    <w:rsid w:val="002408A8"/>
    <w:rsid w:val="00242213"/>
    <w:rsid w:val="00242A60"/>
    <w:rsid w:val="00247063"/>
    <w:rsid w:val="00250C78"/>
    <w:rsid w:val="002513B1"/>
    <w:rsid w:val="00252DF4"/>
    <w:rsid w:val="002564F1"/>
    <w:rsid w:val="00260756"/>
    <w:rsid w:val="002621D2"/>
    <w:rsid w:val="00266B88"/>
    <w:rsid w:val="00267F77"/>
    <w:rsid w:val="00274A22"/>
    <w:rsid w:val="00282F02"/>
    <w:rsid w:val="00287295"/>
    <w:rsid w:val="002920AB"/>
    <w:rsid w:val="00293A5E"/>
    <w:rsid w:val="00295038"/>
    <w:rsid w:val="002954AB"/>
    <w:rsid w:val="002979A8"/>
    <w:rsid w:val="00297BB6"/>
    <w:rsid w:val="002A05BB"/>
    <w:rsid w:val="002A2E20"/>
    <w:rsid w:val="002A3126"/>
    <w:rsid w:val="002B0C9E"/>
    <w:rsid w:val="002B130A"/>
    <w:rsid w:val="002B3DB6"/>
    <w:rsid w:val="002B5A53"/>
    <w:rsid w:val="002C1B81"/>
    <w:rsid w:val="002C6719"/>
    <w:rsid w:val="002D0B96"/>
    <w:rsid w:val="002D3914"/>
    <w:rsid w:val="002D3DF2"/>
    <w:rsid w:val="002D54A2"/>
    <w:rsid w:val="002D7A18"/>
    <w:rsid w:val="002E1957"/>
    <w:rsid w:val="002F1600"/>
    <w:rsid w:val="002F20C4"/>
    <w:rsid w:val="002F3EFE"/>
    <w:rsid w:val="002F5EB2"/>
    <w:rsid w:val="00301560"/>
    <w:rsid w:val="00303F54"/>
    <w:rsid w:val="00307CE5"/>
    <w:rsid w:val="00312AA2"/>
    <w:rsid w:val="003137D3"/>
    <w:rsid w:val="00320267"/>
    <w:rsid w:val="0032116E"/>
    <w:rsid w:val="00324244"/>
    <w:rsid w:val="00327170"/>
    <w:rsid w:val="003278EC"/>
    <w:rsid w:val="00331663"/>
    <w:rsid w:val="00340D8E"/>
    <w:rsid w:val="00343826"/>
    <w:rsid w:val="00346510"/>
    <w:rsid w:val="00361781"/>
    <w:rsid w:val="0036357E"/>
    <w:rsid w:val="00367B15"/>
    <w:rsid w:val="00371FE4"/>
    <w:rsid w:val="00373ADD"/>
    <w:rsid w:val="00381D6B"/>
    <w:rsid w:val="0038664B"/>
    <w:rsid w:val="0039107D"/>
    <w:rsid w:val="0039170D"/>
    <w:rsid w:val="00393773"/>
    <w:rsid w:val="00394168"/>
    <w:rsid w:val="00394D77"/>
    <w:rsid w:val="003A155A"/>
    <w:rsid w:val="003A4286"/>
    <w:rsid w:val="003A624D"/>
    <w:rsid w:val="003A7461"/>
    <w:rsid w:val="003A7EB0"/>
    <w:rsid w:val="003B43B6"/>
    <w:rsid w:val="003B76E1"/>
    <w:rsid w:val="003C08E5"/>
    <w:rsid w:val="003C4BE7"/>
    <w:rsid w:val="003C5382"/>
    <w:rsid w:val="003D26AC"/>
    <w:rsid w:val="003D6D73"/>
    <w:rsid w:val="003E4316"/>
    <w:rsid w:val="003E5B0D"/>
    <w:rsid w:val="003E5D5A"/>
    <w:rsid w:val="003E5FCA"/>
    <w:rsid w:val="003E61D0"/>
    <w:rsid w:val="003E6845"/>
    <w:rsid w:val="003F78CC"/>
    <w:rsid w:val="004077F9"/>
    <w:rsid w:val="00421A2E"/>
    <w:rsid w:val="004230EE"/>
    <w:rsid w:val="00423763"/>
    <w:rsid w:val="00425929"/>
    <w:rsid w:val="004276C6"/>
    <w:rsid w:val="004335BC"/>
    <w:rsid w:val="004341A9"/>
    <w:rsid w:val="0043741C"/>
    <w:rsid w:val="004401BF"/>
    <w:rsid w:val="0044071D"/>
    <w:rsid w:val="0044265F"/>
    <w:rsid w:val="00454621"/>
    <w:rsid w:val="004617DD"/>
    <w:rsid w:val="00462EC9"/>
    <w:rsid w:val="0046409C"/>
    <w:rsid w:val="0047001F"/>
    <w:rsid w:val="00474407"/>
    <w:rsid w:val="00475593"/>
    <w:rsid w:val="00482646"/>
    <w:rsid w:val="00482F0B"/>
    <w:rsid w:val="00484873"/>
    <w:rsid w:val="00495ACA"/>
    <w:rsid w:val="00496EBF"/>
    <w:rsid w:val="004A3B55"/>
    <w:rsid w:val="004A3CD0"/>
    <w:rsid w:val="004A51AF"/>
    <w:rsid w:val="004B066F"/>
    <w:rsid w:val="004B17DD"/>
    <w:rsid w:val="004B2729"/>
    <w:rsid w:val="004B4F4C"/>
    <w:rsid w:val="004D1125"/>
    <w:rsid w:val="004D68D1"/>
    <w:rsid w:val="004D7612"/>
    <w:rsid w:val="004E2111"/>
    <w:rsid w:val="004E263E"/>
    <w:rsid w:val="004E41A1"/>
    <w:rsid w:val="004E63CE"/>
    <w:rsid w:val="004E755A"/>
    <w:rsid w:val="004F1263"/>
    <w:rsid w:val="004F15B0"/>
    <w:rsid w:val="004F23E5"/>
    <w:rsid w:val="004F59B5"/>
    <w:rsid w:val="004F6BDF"/>
    <w:rsid w:val="00506010"/>
    <w:rsid w:val="00507D6D"/>
    <w:rsid w:val="00507EF9"/>
    <w:rsid w:val="00510C28"/>
    <w:rsid w:val="005128E6"/>
    <w:rsid w:val="00512F7B"/>
    <w:rsid w:val="005132B3"/>
    <w:rsid w:val="0051496D"/>
    <w:rsid w:val="00514E2A"/>
    <w:rsid w:val="00515C57"/>
    <w:rsid w:val="00524659"/>
    <w:rsid w:val="00526ABC"/>
    <w:rsid w:val="005308E6"/>
    <w:rsid w:val="005325A7"/>
    <w:rsid w:val="00542D4D"/>
    <w:rsid w:val="0054373C"/>
    <w:rsid w:val="00546904"/>
    <w:rsid w:val="00550E8F"/>
    <w:rsid w:val="005512E4"/>
    <w:rsid w:val="005546DE"/>
    <w:rsid w:val="00561CA9"/>
    <w:rsid w:val="005629D1"/>
    <w:rsid w:val="00564563"/>
    <w:rsid w:val="00571F4C"/>
    <w:rsid w:val="0058039E"/>
    <w:rsid w:val="005816C1"/>
    <w:rsid w:val="0058183F"/>
    <w:rsid w:val="00581C3E"/>
    <w:rsid w:val="005827EC"/>
    <w:rsid w:val="00594196"/>
    <w:rsid w:val="00595144"/>
    <w:rsid w:val="0059634E"/>
    <w:rsid w:val="00597575"/>
    <w:rsid w:val="005A4D53"/>
    <w:rsid w:val="005A6285"/>
    <w:rsid w:val="005B41D7"/>
    <w:rsid w:val="005B4559"/>
    <w:rsid w:val="005B4CB6"/>
    <w:rsid w:val="005B70B5"/>
    <w:rsid w:val="005C2752"/>
    <w:rsid w:val="005C5483"/>
    <w:rsid w:val="005C58E8"/>
    <w:rsid w:val="005C748C"/>
    <w:rsid w:val="005C796C"/>
    <w:rsid w:val="005C7B8B"/>
    <w:rsid w:val="005D1D76"/>
    <w:rsid w:val="005E025E"/>
    <w:rsid w:val="005E0285"/>
    <w:rsid w:val="005E1B47"/>
    <w:rsid w:val="005E2216"/>
    <w:rsid w:val="005E62A3"/>
    <w:rsid w:val="005F3622"/>
    <w:rsid w:val="005F729B"/>
    <w:rsid w:val="0060124E"/>
    <w:rsid w:val="00601F4D"/>
    <w:rsid w:val="00602754"/>
    <w:rsid w:val="00607BCB"/>
    <w:rsid w:val="00610472"/>
    <w:rsid w:val="006146B3"/>
    <w:rsid w:val="006236F0"/>
    <w:rsid w:val="00625DEC"/>
    <w:rsid w:val="00626732"/>
    <w:rsid w:val="00634CC8"/>
    <w:rsid w:val="0063527C"/>
    <w:rsid w:val="0063588F"/>
    <w:rsid w:val="006371A2"/>
    <w:rsid w:val="006419BF"/>
    <w:rsid w:val="0066197F"/>
    <w:rsid w:val="00662E2D"/>
    <w:rsid w:val="0066546E"/>
    <w:rsid w:val="006666AC"/>
    <w:rsid w:val="00672C41"/>
    <w:rsid w:val="00675128"/>
    <w:rsid w:val="00675309"/>
    <w:rsid w:val="006804F0"/>
    <w:rsid w:val="00680979"/>
    <w:rsid w:val="00682B57"/>
    <w:rsid w:val="00690E3B"/>
    <w:rsid w:val="006950F8"/>
    <w:rsid w:val="00695BCE"/>
    <w:rsid w:val="006A010E"/>
    <w:rsid w:val="006A49AE"/>
    <w:rsid w:val="006B3428"/>
    <w:rsid w:val="006C5FB7"/>
    <w:rsid w:val="006C616C"/>
    <w:rsid w:val="006C6CB7"/>
    <w:rsid w:val="006D2ACB"/>
    <w:rsid w:val="006E2000"/>
    <w:rsid w:val="006E6BAF"/>
    <w:rsid w:val="006F09A7"/>
    <w:rsid w:val="006F18A8"/>
    <w:rsid w:val="006F1CBE"/>
    <w:rsid w:val="006F609A"/>
    <w:rsid w:val="00706F23"/>
    <w:rsid w:val="00711DCC"/>
    <w:rsid w:val="007143EE"/>
    <w:rsid w:val="0071518A"/>
    <w:rsid w:val="00716D67"/>
    <w:rsid w:val="00724C2B"/>
    <w:rsid w:val="00734795"/>
    <w:rsid w:val="007352E7"/>
    <w:rsid w:val="007357C3"/>
    <w:rsid w:val="00737339"/>
    <w:rsid w:val="00737EAA"/>
    <w:rsid w:val="00742461"/>
    <w:rsid w:val="00755BF6"/>
    <w:rsid w:val="0075687F"/>
    <w:rsid w:val="00760ABF"/>
    <w:rsid w:val="00762ED8"/>
    <w:rsid w:val="00773253"/>
    <w:rsid w:val="007732DB"/>
    <w:rsid w:val="00777962"/>
    <w:rsid w:val="00780EE0"/>
    <w:rsid w:val="00785700"/>
    <w:rsid w:val="00786B6C"/>
    <w:rsid w:val="0079636E"/>
    <w:rsid w:val="007971C8"/>
    <w:rsid w:val="007A011A"/>
    <w:rsid w:val="007A5C4B"/>
    <w:rsid w:val="007A6B17"/>
    <w:rsid w:val="007B5774"/>
    <w:rsid w:val="007C2A5D"/>
    <w:rsid w:val="007C2E71"/>
    <w:rsid w:val="007D2A50"/>
    <w:rsid w:val="007D7316"/>
    <w:rsid w:val="007D7743"/>
    <w:rsid w:val="007E1107"/>
    <w:rsid w:val="007E1679"/>
    <w:rsid w:val="007E20B7"/>
    <w:rsid w:val="007F09B5"/>
    <w:rsid w:val="007F1EAC"/>
    <w:rsid w:val="007F2BB2"/>
    <w:rsid w:val="007F75AA"/>
    <w:rsid w:val="00801F29"/>
    <w:rsid w:val="00802F85"/>
    <w:rsid w:val="00803294"/>
    <w:rsid w:val="00805D4C"/>
    <w:rsid w:val="00807654"/>
    <w:rsid w:val="00816B2C"/>
    <w:rsid w:val="00817023"/>
    <w:rsid w:val="00821907"/>
    <w:rsid w:val="0082369C"/>
    <w:rsid w:val="00831ED8"/>
    <w:rsid w:val="0083667E"/>
    <w:rsid w:val="0084420D"/>
    <w:rsid w:val="00845679"/>
    <w:rsid w:val="00847C66"/>
    <w:rsid w:val="00852FDF"/>
    <w:rsid w:val="0086117C"/>
    <w:rsid w:val="00864A34"/>
    <w:rsid w:val="00870035"/>
    <w:rsid w:val="0087238F"/>
    <w:rsid w:val="00875388"/>
    <w:rsid w:val="00876353"/>
    <w:rsid w:val="00891F4E"/>
    <w:rsid w:val="00891FB2"/>
    <w:rsid w:val="00895E7A"/>
    <w:rsid w:val="008A140F"/>
    <w:rsid w:val="008A5D58"/>
    <w:rsid w:val="008A79F6"/>
    <w:rsid w:val="008B3B34"/>
    <w:rsid w:val="008B7FAD"/>
    <w:rsid w:val="008C1B54"/>
    <w:rsid w:val="008C24D7"/>
    <w:rsid w:val="008C25F3"/>
    <w:rsid w:val="008C5C1C"/>
    <w:rsid w:val="008C61A3"/>
    <w:rsid w:val="008D1705"/>
    <w:rsid w:val="008E1066"/>
    <w:rsid w:val="008E1493"/>
    <w:rsid w:val="008E1CE5"/>
    <w:rsid w:val="008E2E90"/>
    <w:rsid w:val="008E443F"/>
    <w:rsid w:val="008E48D8"/>
    <w:rsid w:val="008E766B"/>
    <w:rsid w:val="008F1485"/>
    <w:rsid w:val="008F7D08"/>
    <w:rsid w:val="009029BD"/>
    <w:rsid w:val="00903A25"/>
    <w:rsid w:val="00905B14"/>
    <w:rsid w:val="0090665B"/>
    <w:rsid w:val="00907FDB"/>
    <w:rsid w:val="0091372B"/>
    <w:rsid w:val="009139C9"/>
    <w:rsid w:val="00921A27"/>
    <w:rsid w:val="00922899"/>
    <w:rsid w:val="00924E57"/>
    <w:rsid w:val="00926CBB"/>
    <w:rsid w:val="0092744A"/>
    <w:rsid w:val="009306A3"/>
    <w:rsid w:val="009329F6"/>
    <w:rsid w:val="00934874"/>
    <w:rsid w:val="00936317"/>
    <w:rsid w:val="00936710"/>
    <w:rsid w:val="009435EF"/>
    <w:rsid w:val="00943CB1"/>
    <w:rsid w:val="00965D21"/>
    <w:rsid w:val="00965F08"/>
    <w:rsid w:val="00966932"/>
    <w:rsid w:val="00967FE6"/>
    <w:rsid w:val="00971E26"/>
    <w:rsid w:val="0097393E"/>
    <w:rsid w:val="00974E0D"/>
    <w:rsid w:val="00977A87"/>
    <w:rsid w:val="009804BC"/>
    <w:rsid w:val="00987D78"/>
    <w:rsid w:val="00990747"/>
    <w:rsid w:val="009907C3"/>
    <w:rsid w:val="00991CAA"/>
    <w:rsid w:val="0099575A"/>
    <w:rsid w:val="00997B7F"/>
    <w:rsid w:val="009A1906"/>
    <w:rsid w:val="009A3477"/>
    <w:rsid w:val="009A40DD"/>
    <w:rsid w:val="009A47B7"/>
    <w:rsid w:val="009B104A"/>
    <w:rsid w:val="009B7E3F"/>
    <w:rsid w:val="009C68EE"/>
    <w:rsid w:val="009D0E96"/>
    <w:rsid w:val="009D1067"/>
    <w:rsid w:val="009E3FF5"/>
    <w:rsid w:val="009E548F"/>
    <w:rsid w:val="009E7692"/>
    <w:rsid w:val="009F282D"/>
    <w:rsid w:val="009F3A39"/>
    <w:rsid w:val="00A00C6E"/>
    <w:rsid w:val="00A02DB0"/>
    <w:rsid w:val="00A02EE9"/>
    <w:rsid w:val="00A039AA"/>
    <w:rsid w:val="00A054F6"/>
    <w:rsid w:val="00A05ECB"/>
    <w:rsid w:val="00A068C9"/>
    <w:rsid w:val="00A15CBD"/>
    <w:rsid w:val="00A2203C"/>
    <w:rsid w:val="00A259BE"/>
    <w:rsid w:val="00A27FD4"/>
    <w:rsid w:val="00A344B0"/>
    <w:rsid w:val="00A34FCB"/>
    <w:rsid w:val="00A369FA"/>
    <w:rsid w:val="00A42F83"/>
    <w:rsid w:val="00A45AEF"/>
    <w:rsid w:val="00A50507"/>
    <w:rsid w:val="00A514BF"/>
    <w:rsid w:val="00A553C8"/>
    <w:rsid w:val="00A554C9"/>
    <w:rsid w:val="00A558BA"/>
    <w:rsid w:val="00A5708A"/>
    <w:rsid w:val="00A57A48"/>
    <w:rsid w:val="00A670EF"/>
    <w:rsid w:val="00A77048"/>
    <w:rsid w:val="00A77F8E"/>
    <w:rsid w:val="00A81A57"/>
    <w:rsid w:val="00A81F5F"/>
    <w:rsid w:val="00A82980"/>
    <w:rsid w:val="00A861D1"/>
    <w:rsid w:val="00A90DFE"/>
    <w:rsid w:val="00A96618"/>
    <w:rsid w:val="00A96C44"/>
    <w:rsid w:val="00AA3D78"/>
    <w:rsid w:val="00AA41E2"/>
    <w:rsid w:val="00AA6307"/>
    <w:rsid w:val="00AB493A"/>
    <w:rsid w:val="00AC40A3"/>
    <w:rsid w:val="00AC6B34"/>
    <w:rsid w:val="00AD45F0"/>
    <w:rsid w:val="00AD6826"/>
    <w:rsid w:val="00AE4652"/>
    <w:rsid w:val="00AE557A"/>
    <w:rsid w:val="00AE59E0"/>
    <w:rsid w:val="00AF0D92"/>
    <w:rsid w:val="00AF1986"/>
    <w:rsid w:val="00B0529E"/>
    <w:rsid w:val="00B07481"/>
    <w:rsid w:val="00B122FE"/>
    <w:rsid w:val="00B26BF9"/>
    <w:rsid w:val="00B3190D"/>
    <w:rsid w:val="00B33DED"/>
    <w:rsid w:val="00B352B2"/>
    <w:rsid w:val="00B440D0"/>
    <w:rsid w:val="00B54D5D"/>
    <w:rsid w:val="00B55DB7"/>
    <w:rsid w:val="00B56497"/>
    <w:rsid w:val="00B63AB3"/>
    <w:rsid w:val="00B674B2"/>
    <w:rsid w:val="00B72A94"/>
    <w:rsid w:val="00B7435E"/>
    <w:rsid w:val="00B769B0"/>
    <w:rsid w:val="00B77088"/>
    <w:rsid w:val="00B82AA0"/>
    <w:rsid w:val="00B900F9"/>
    <w:rsid w:val="00B90CD5"/>
    <w:rsid w:val="00B93571"/>
    <w:rsid w:val="00BA16BD"/>
    <w:rsid w:val="00BA2414"/>
    <w:rsid w:val="00BA358C"/>
    <w:rsid w:val="00BA3EDB"/>
    <w:rsid w:val="00BA47C8"/>
    <w:rsid w:val="00BA5108"/>
    <w:rsid w:val="00BA6C18"/>
    <w:rsid w:val="00BA7C11"/>
    <w:rsid w:val="00BB1448"/>
    <w:rsid w:val="00BB23B2"/>
    <w:rsid w:val="00BB40AA"/>
    <w:rsid w:val="00BB6B40"/>
    <w:rsid w:val="00BC0F66"/>
    <w:rsid w:val="00BC4576"/>
    <w:rsid w:val="00BC59D4"/>
    <w:rsid w:val="00BD436B"/>
    <w:rsid w:val="00BD471F"/>
    <w:rsid w:val="00BD4724"/>
    <w:rsid w:val="00BE4CFE"/>
    <w:rsid w:val="00BE7E32"/>
    <w:rsid w:val="00BF12D8"/>
    <w:rsid w:val="00BF338A"/>
    <w:rsid w:val="00BF63B8"/>
    <w:rsid w:val="00C05C31"/>
    <w:rsid w:val="00C0744B"/>
    <w:rsid w:val="00C172BE"/>
    <w:rsid w:val="00C221B9"/>
    <w:rsid w:val="00C23456"/>
    <w:rsid w:val="00C254CF"/>
    <w:rsid w:val="00C32BE9"/>
    <w:rsid w:val="00C36ACF"/>
    <w:rsid w:val="00C36E51"/>
    <w:rsid w:val="00C4283B"/>
    <w:rsid w:val="00C42FA3"/>
    <w:rsid w:val="00C4318D"/>
    <w:rsid w:val="00C46D0F"/>
    <w:rsid w:val="00C51423"/>
    <w:rsid w:val="00C52C25"/>
    <w:rsid w:val="00C545A7"/>
    <w:rsid w:val="00C60454"/>
    <w:rsid w:val="00C6097E"/>
    <w:rsid w:val="00C65252"/>
    <w:rsid w:val="00C7150B"/>
    <w:rsid w:val="00C71740"/>
    <w:rsid w:val="00C71BCE"/>
    <w:rsid w:val="00C72D15"/>
    <w:rsid w:val="00C7580F"/>
    <w:rsid w:val="00C76BE7"/>
    <w:rsid w:val="00C803F3"/>
    <w:rsid w:val="00C80BF8"/>
    <w:rsid w:val="00C825CA"/>
    <w:rsid w:val="00C833C8"/>
    <w:rsid w:val="00C931BD"/>
    <w:rsid w:val="00CA34A7"/>
    <w:rsid w:val="00CA3C5C"/>
    <w:rsid w:val="00CA4010"/>
    <w:rsid w:val="00CA45B1"/>
    <w:rsid w:val="00CA506E"/>
    <w:rsid w:val="00CA775B"/>
    <w:rsid w:val="00CB1F38"/>
    <w:rsid w:val="00CB30DC"/>
    <w:rsid w:val="00CB43B0"/>
    <w:rsid w:val="00CB4820"/>
    <w:rsid w:val="00CB5FCC"/>
    <w:rsid w:val="00CB5FE3"/>
    <w:rsid w:val="00CC1C82"/>
    <w:rsid w:val="00CC793A"/>
    <w:rsid w:val="00CD0464"/>
    <w:rsid w:val="00CD2059"/>
    <w:rsid w:val="00CD39F5"/>
    <w:rsid w:val="00CD4958"/>
    <w:rsid w:val="00CD5515"/>
    <w:rsid w:val="00CD68B8"/>
    <w:rsid w:val="00CE3267"/>
    <w:rsid w:val="00CE4297"/>
    <w:rsid w:val="00CE51CC"/>
    <w:rsid w:val="00CE7C32"/>
    <w:rsid w:val="00CF2D66"/>
    <w:rsid w:val="00CF3B11"/>
    <w:rsid w:val="00CF70ED"/>
    <w:rsid w:val="00D13B81"/>
    <w:rsid w:val="00D144EB"/>
    <w:rsid w:val="00D165D1"/>
    <w:rsid w:val="00D326E8"/>
    <w:rsid w:val="00D41643"/>
    <w:rsid w:val="00D4249A"/>
    <w:rsid w:val="00D429BC"/>
    <w:rsid w:val="00D449BF"/>
    <w:rsid w:val="00D4756A"/>
    <w:rsid w:val="00D555E8"/>
    <w:rsid w:val="00D63204"/>
    <w:rsid w:val="00D63C4C"/>
    <w:rsid w:val="00D6499D"/>
    <w:rsid w:val="00D672F2"/>
    <w:rsid w:val="00D702B2"/>
    <w:rsid w:val="00D71C85"/>
    <w:rsid w:val="00D7479D"/>
    <w:rsid w:val="00D812DD"/>
    <w:rsid w:val="00D842B8"/>
    <w:rsid w:val="00D854E7"/>
    <w:rsid w:val="00D91981"/>
    <w:rsid w:val="00D94983"/>
    <w:rsid w:val="00D96081"/>
    <w:rsid w:val="00DA2ACC"/>
    <w:rsid w:val="00DA5675"/>
    <w:rsid w:val="00DA6102"/>
    <w:rsid w:val="00DA7267"/>
    <w:rsid w:val="00DA7720"/>
    <w:rsid w:val="00DB4888"/>
    <w:rsid w:val="00DC15AF"/>
    <w:rsid w:val="00DC3B2E"/>
    <w:rsid w:val="00DC528B"/>
    <w:rsid w:val="00DD251C"/>
    <w:rsid w:val="00DD3318"/>
    <w:rsid w:val="00DD761F"/>
    <w:rsid w:val="00DE06F7"/>
    <w:rsid w:val="00DE5F42"/>
    <w:rsid w:val="00DF0948"/>
    <w:rsid w:val="00DF0E4D"/>
    <w:rsid w:val="00DF7AC2"/>
    <w:rsid w:val="00E02132"/>
    <w:rsid w:val="00E0565A"/>
    <w:rsid w:val="00E067C0"/>
    <w:rsid w:val="00E07F82"/>
    <w:rsid w:val="00E11593"/>
    <w:rsid w:val="00E13C61"/>
    <w:rsid w:val="00E17E8E"/>
    <w:rsid w:val="00E21CF7"/>
    <w:rsid w:val="00E22991"/>
    <w:rsid w:val="00E2333B"/>
    <w:rsid w:val="00E2368B"/>
    <w:rsid w:val="00E4246D"/>
    <w:rsid w:val="00E43965"/>
    <w:rsid w:val="00E44964"/>
    <w:rsid w:val="00E50E81"/>
    <w:rsid w:val="00E54AC3"/>
    <w:rsid w:val="00E55FBF"/>
    <w:rsid w:val="00E6051F"/>
    <w:rsid w:val="00E64048"/>
    <w:rsid w:val="00E71DEC"/>
    <w:rsid w:val="00E81703"/>
    <w:rsid w:val="00E81AF2"/>
    <w:rsid w:val="00E865D2"/>
    <w:rsid w:val="00E91A16"/>
    <w:rsid w:val="00E93146"/>
    <w:rsid w:val="00EA2723"/>
    <w:rsid w:val="00EA4A44"/>
    <w:rsid w:val="00EA58F3"/>
    <w:rsid w:val="00EC1474"/>
    <w:rsid w:val="00EC1E90"/>
    <w:rsid w:val="00EC4A0A"/>
    <w:rsid w:val="00EC4C3E"/>
    <w:rsid w:val="00EC50BC"/>
    <w:rsid w:val="00EC5179"/>
    <w:rsid w:val="00ED3392"/>
    <w:rsid w:val="00ED398C"/>
    <w:rsid w:val="00ED5FC4"/>
    <w:rsid w:val="00ED6C7C"/>
    <w:rsid w:val="00EE2038"/>
    <w:rsid w:val="00EE5F85"/>
    <w:rsid w:val="00EE7370"/>
    <w:rsid w:val="00F00553"/>
    <w:rsid w:val="00F01ECC"/>
    <w:rsid w:val="00F036F9"/>
    <w:rsid w:val="00F04580"/>
    <w:rsid w:val="00F06077"/>
    <w:rsid w:val="00F12A4A"/>
    <w:rsid w:val="00F25C91"/>
    <w:rsid w:val="00F312CF"/>
    <w:rsid w:val="00F31570"/>
    <w:rsid w:val="00F33FD9"/>
    <w:rsid w:val="00F35F4A"/>
    <w:rsid w:val="00F43C45"/>
    <w:rsid w:val="00F46CB6"/>
    <w:rsid w:val="00F50C65"/>
    <w:rsid w:val="00F547C0"/>
    <w:rsid w:val="00F56448"/>
    <w:rsid w:val="00F65600"/>
    <w:rsid w:val="00F801F5"/>
    <w:rsid w:val="00F8044C"/>
    <w:rsid w:val="00F871D1"/>
    <w:rsid w:val="00F90BE9"/>
    <w:rsid w:val="00FA7CEE"/>
    <w:rsid w:val="00FB115B"/>
    <w:rsid w:val="00FB7B76"/>
    <w:rsid w:val="00FD1DCA"/>
    <w:rsid w:val="00FD1F0C"/>
    <w:rsid w:val="00FD28C3"/>
    <w:rsid w:val="00FE6F8A"/>
    <w:rsid w:val="00FE7DDE"/>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9CC46"/>
  <w15:chartTrackingRefBased/>
  <w15:docId w15:val="{FCE4B4B3-E04F-46E4-9F3B-1FA8FE2FA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color w:val="000000"/>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3B2"/>
    <w:pPr>
      <w:widowControl w:val="0"/>
      <w:spacing w:line="276" w:lineRule="auto"/>
      <w:ind w:firstLine="420"/>
      <w:jc w:val="both"/>
    </w:pPr>
    <w:rPr>
      <w:rFonts w:eastAsia="Times New Roman"/>
      <w:noProof/>
      <w:sz w:val="24"/>
      <w:szCs w:val="18"/>
    </w:rPr>
  </w:style>
  <w:style w:type="paragraph" w:styleId="1">
    <w:name w:val="heading 1"/>
    <w:basedOn w:val="a"/>
    <w:next w:val="a"/>
    <w:link w:val="10"/>
    <w:uiPriority w:val="9"/>
    <w:qFormat/>
    <w:rsid w:val="00BB23B2"/>
    <w:pPr>
      <w:keepNext/>
      <w:keepLines/>
      <w:numPr>
        <w:numId w:val="7"/>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9A47B7"/>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22198D"/>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2198D"/>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198D"/>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2198D"/>
    <w:pPr>
      <w:keepNext/>
      <w:keepLines/>
      <w:numPr>
        <w:ilvl w:val="5"/>
        <w:numId w:val="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22198D"/>
    <w:pPr>
      <w:keepNext/>
      <w:keepLines/>
      <w:numPr>
        <w:ilvl w:val="6"/>
        <w:numId w:val="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22198D"/>
    <w:pPr>
      <w:keepNext/>
      <w:keepLines/>
      <w:numPr>
        <w:ilvl w:val="7"/>
        <w:numId w:val="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22198D"/>
    <w:pPr>
      <w:keepNext/>
      <w:keepLines/>
      <w:numPr>
        <w:ilvl w:val="8"/>
        <w:numId w:val="8"/>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32B3"/>
    <w:pPr>
      <w:tabs>
        <w:tab w:val="center" w:pos="4153"/>
        <w:tab w:val="right" w:pos="8306"/>
      </w:tabs>
      <w:snapToGrid w:val="0"/>
      <w:jc w:val="center"/>
    </w:pPr>
    <w:rPr>
      <w:sz w:val="18"/>
    </w:rPr>
  </w:style>
  <w:style w:type="character" w:customStyle="1" w:styleId="a4">
    <w:name w:val="页眉 字符"/>
    <w:basedOn w:val="a0"/>
    <w:link w:val="a3"/>
    <w:uiPriority w:val="99"/>
    <w:rsid w:val="005132B3"/>
    <w:rPr>
      <w:sz w:val="18"/>
      <w:szCs w:val="18"/>
    </w:rPr>
  </w:style>
  <w:style w:type="paragraph" w:styleId="a5">
    <w:name w:val="footer"/>
    <w:basedOn w:val="a"/>
    <w:link w:val="a6"/>
    <w:uiPriority w:val="99"/>
    <w:unhideWhenUsed/>
    <w:rsid w:val="005132B3"/>
    <w:pPr>
      <w:tabs>
        <w:tab w:val="center" w:pos="4153"/>
        <w:tab w:val="right" w:pos="8306"/>
      </w:tabs>
      <w:snapToGrid w:val="0"/>
      <w:jc w:val="left"/>
    </w:pPr>
    <w:rPr>
      <w:sz w:val="18"/>
    </w:rPr>
  </w:style>
  <w:style w:type="character" w:customStyle="1" w:styleId="a6">
    <w:name w:val="页脚 字符"/>
    <w:basedOn w:val="a0"/>
    <w:link w:val="a5"/>
    <w:uiPriority w:val="99"/>
    <w:rsid w:val="005132B3"/>
    <w:rPr>
      <w:sz w:val="18"/>
      <w:szCs w:val="18"/>
    </w:rPr>
  </w:style>
  <w:style w:type="character" w:customStyle="1" w:styleId="10">
    <w:name w:val="标题 1 字符"/>
    <w:basedOn w:val="a0"/>
    <w:link w:val="1"/>
    <w:uiPriority w:val="9"/>
    <w:rsid w:val="00BB23B2"/>
    <w:rPr>
      <w:rFonts w:eastAsia="Times New Roman"/>
      <w:b/>
      <w:bCs/>
      <w:noProof/>
      <w:kern w:val="44"/>
      <w:sz w:val="28"/>
      <w:szCs w:val="44"/>
    </w:rPr>
  </w:style>
  <w:style w:type="character" w:customStyle="1" w:styleId="20">
    <w:name w:val="标题 2 字符"/>
    <w:basedOn w:val="a0"/>
    <w:link w:val="2"/>
    <w:uiPriority w:val="9"/>
    <w:rsid w:val="009A47B7"/>
    <w:rPr>
      <w:rFonts w:asciiTheme="majorHAnsi" w:eastAsiaTheme="majorEastAsia" w:hAnsiTheme="majorHAnsi" w:cstheme="majorBidi"/>
      <w:b/>
      <w:bCs/>
      <w:noProof/>
      <w:sz w:val="24"/>
      <w:szCs w:val="32"/>
    </w:rPr>
  </w:style>
  <w:style w:type="character" w:customStyle="1" w:styleId="30">
    <w:name w:val="标题 3 字符"/>
    <w:basedOn w:val="a0"/>
    <w:link w:val="3"/>
    <w:uiPriority w:val="9"/>
    <w:rsid w:val="0022198D"/>
    <w:rPr>
      <w:b/>
      <w:bCs/>
      <w:sz w:val="32"/>
      <w:szCs w:val="32"/>
    </w:rPr>
  </w:style>
  <w:style w:type="character" w:customStyle="1" w:styleId="40">
    <w:name w:val="标题 4 字符"/>
    <w:basedOn w:val="a0"/>
    <w:link w:val="4"/>
    <w:uiPriority w:val="9"/>
    <w:rsid w:val="0022198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2198D"/>
    <w:rPr>
      <w:b/>
      <w:bCs/>
      <w:sz w:val="28"/>
      <w:szCs w:val="28"/>
    </w:rPr>
  </w:style>
  <w:style w:type="character" w:customStyle="1" w:styleId="60">
    <w:name w:val="标题 6 字符"/>
    <w:basedOn w:val="a0"/>
    <w:link w:val="6"/>
    <w:uiPriority w:val="9"/>
    <w:rsid w:val="0022198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22198D"/>
    <w:rPr>
      <w:b/>
      <w:bCs/>
      <w:sz w:val="24"/>
      <w:szCs w:val="24"/>
    </w:rPr>
  </w:style>
  <w:style w:type="character" w:customStyle="1" w:styleId="80">
    <w:name w:val="标题 8 字符"/>
    <w:basedOn w:val="a0"/>
    <w:link w:val="8"/>
    <w:uiPriority w:val="9"/>
    <w:semiHidden/>
    <w:rsid w:val="0022198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22198D"/>
    <w:rPr>
      <w:rFonts w:asciiTheme="majorHAnsi" w:eastAsiaTheme="majorEastAsia" w:hAnsiTheme="majorHAnsi" w:cstheme="majorBidi"/>
    </w:rPr>
  </w:style>
  <w:style w:type="character" w:styleId="a7">
    <w:name w:val="line number"/>
    <w:basedOn w:val="a0"/>
    <w:uiPriority w:val="99"/>
    <w:semiHidden/>
    <w:unhideWhenUsed/>
    <w:rsid w:val="009139C9"/>
  </w:style>
  <w:style w:type="character" w:styleId="a8">
    <w:name w:val="Placeholder Text"/>
    <w:basedOn w:val="a0"/>
    <w:uiPriority w:val="99"/>
    <w:semiHidden/>
    <w:rsid w:val="00CA3C5C"/>
    <w:rPr>
      <w:color w:val="666666"/>
    </w:rPr>
  </w:style>
  <w:style w:type="paragraph" w:styleId="a9">
    <w:name w:val="Normal (Web)"/>
    <w:basedOn w:val="a"/>
    <w:uiPriority w:val="99"/>
    <w:semiHidden/>
    <w:unhideWhenUsed/>
    <w:rsid w:val="00A82980"/>
    <w:rPr>
      <w:szCs w:val="24"/>
    </w:rPr>
  </w:style>
  <w:style w:type="paragraph" w:styleId="aa">
    <w:name w:val="Revision"/>
    <w:hidden/>
    <w:uiPriority w:val="99"/>
    <w:semiHidden/>
    <w:rsid w:val="00943CB1"/>
  </w:style>
  <w:style w:type="character" w:styleId="ab">
    <w:name w:val="annotation reference"/>
    <w:basedOn w:val="a0"/>
    <w:uiPriority w:val="99"/>
    <w:semiHidden/>
    <w:unhideWhenUsed/>
    <w:rsid w:val="00CE7C32"/>
    <w:rPr>
      <w:sz w:val="16"/>
      <w:szCs w:val="16"/>
    </w:rPr>
  </w:style>
  <w:style w:type="paragraph" w:styleId="ac">
    <w:name w:val="annotation text"/>
    <w:basedOn w:val="a"/>
    <w:link w:val="ad"/>
    <w:uiPriority w:val="99"/>
    <w:semiHidden/>
    <w:unhideWhenUsed/>
    <w:rsid w:val="00CE7C32"/>
    <w:rPr>
      <w:sz w:val="20"/>
      <w:szCs w:val="20"/>
    </w:rPr>
  </w:style>
  <w:style w:type="character" w:customStyle="1" w:styleId="ad">
    <w:name w:val="批注文字 字符"/>
    <w:basedOn w:val="a0"/>
    <w:link w:val="ac"/>
    <w:uiPriority w:val="99"/>
    <w:semiHidden/>
    <w:rsid w:val="00CE7C32"/>
    <w:rPr>
      <w:sz w:val="20"/>
      <w:szCs w:val="20"/>
    </w:rPr>
  </w:style>
  <w:style w:type="paragraph" w:styleId="ae">
    <w:name w:val="annotation subject"/>
    <w:basedOn w:val="ac"/>
    <w:next w:val="ac"/>
    <w:link w:val="af"/>
    <w:uiPriority w:val="99"/>
    <w:semiHidden/>
    <w:unhideWhenUsed/>
    <w:rsid w:val="00CE7C32"/>
    <w:rPr>
      <w:b/>
      <w:bCs/>
    </w:rPr>
  </w:style>
  <w:style w:type="character" w:customStyle="1" w:styleId="af">
    <w:name w:val="批注主题 字符"/>
    <w:basedOn w:val="ad"/>
    <w:link w:val="ae"/>
    <w:uiPriority w:val="99"/>
    <w:semiHidden/>
    <w:rsid w:val="00CE7C32"/>
    <w:rPr>
      <w:b/>
      <w:bCs/>
      <w:sz w:val="20"/>
      <w:szCs w:val="20"/>
    </w:rPr>
  </w:style>
  <w:style w:type="paragraph" w:customStyle="1" w:styleId="EndNoteBibliographyTitle">
    <w:name w:val="EndNote Bibliography Title"/>
    <w:basedOn w:val="a"/>
    <w:link w:val="EndNoteBibliographyTitle0"/>
    <w:rsid w:val="00A861D1"/>
    <w:pPr>
      <w:jc w:val="center"/>
    </w:pPr>
    <w:rPr>
      <w:sz w:val="20"/>
    </w:rPr>
  </w:style>
  <w:style w:type="character" w:customStyle="1" w:styleId="EndNoteBibliographyTitle0">
    <w:name w:val="EndNote Bibliography Title 字符"/>
    <w:basedOn w:val="a0"/>
    <w:link w:val="EndNoteBibliographyTitle"/>
    <w:rsid w:val="00A861D1"/>
    <w:rPr>
      <w:rFonts w:eastAsia="Times New Roman"/>
      <w:noProof/>
      <w:sz w:val="20"/>
      <w:szCs w:val="18"/>
    </w:rPr>
  </w:style>
  <w:style w:type="paragraph" w:customStyle="1" w:styleId="EndNoteBibliography">
    <w:name w:val="EndNote Bibliography"/>
    <w:basedOn w:val="a"/>
    <w:link w:val="EndNoteBibliography0"/>
    <w:rsid w:val="00A861D1"/>
    <w:pPr>
      <w:spacing w:line="240" w:lineRule="auto"/>
    </w:pPr>
    <w:rPr>
      <w:sz w:val="20"/>
    </w:rPr>
  </w:style>
  <w:style w:type="character" w:customStyle="1" w:styleId="EndNoteBibliography0">
    <w:name w:val="EndNote Bibliography 字符"/>
    <w:basedOn w:val="a0"/>
    <w:link w:val="EndNoteBibliography"/>
    <w:rsid w:val="00A861D1"/>
    <w:rPr>
      <w:rFonts w:eastAsia="Times New Roman"/>
      <w:noProof/>
      <w:sz w:val="20"/>
      <w:szCs w:val="18"/>
    </w:rPr>
  </w:style>
  <w:style w:type="paragraph" w:styleId="af0">
    <w:name w:val="Title"/>
    <w:basedOn w:val="a"/>
    <w:next w:val="a"/>
    <w:link w:val="af1"/>
    <w:uiPriority w:val="10"/>
    <w:qFormat/>
    <w:rsid w:val="00BB23B2"/>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BB23B2"/>
    <w:rPr>
      <w:rFonts w:asciiTheme="majorHAnsi" w:eastAsiaTheme="majorEastAsia" w:hAnsiTheme="majorHAnsi" w:cstheme="majorBidi"/>
      <w:b/>
      <w:bCs/>
      <w:noProof/>
      <w:sz w:val="32"/>
      <w:szCs w:val="32"/>
    </w:rPr>
  </w:style>
  <w:style w:type="character" w:styleId="af2">
    <w:name w:val="Strong"/>
    <w:basedOn w:val="a0"/>
    <w:uiPriority w:val="22"/>
    <w:qFormat/>
    <w:rsid w:val="00BB23B2"/>
    <w:rPr>
      <w:b/>
      <w:bCs/>
      <w:sz w:val="28"/>
    </w:rPr>
  </w:style>
  <w:style w:type="paragraph" w:customStyle="1" w:styleId="af3">
    <w:name w:val="图注"/>
    <w:basedOn w:val="af4"/>
    <w:next w:val="af4"/>
    <w:link w:val="af5"/>
    <w:autoRedefine/>
    <w:rsid w:val="00091449"/>
  </w:style>
  <w:style w:type="character" w:customStyle="1" w:styleId="af5">
    <w:name w:val="图注 字符"/>
    <w:basedOn w:val="a0"/>
    <w:link w:val="af3"/>
    <w:rsid w:val="00091449"/>
    <w:rPr>
      <w:rFonts w:eastAsia="Times New Roman"/>
      <w:noProof/>
      <w:sz w:val="24"/>
      <w:szCs w:val="18"/>
    </w:rPr>
  </w:style>
  <w:style w:type="paragraph" w:customStyle="1" w:styleId="af4">
    <w:name w:val="图释"/>
    <w:basedOn w:val="a"/>
    <w:next w:val="a"/>
    <w:link w:val="af6"/>
    <w:autoRedefine/>
    <w:rsid w:val="006371A2"/>
    <w:pPr>
      <w:ind w:firstLine="0"/>
    </w:pPr>
    <w:rPr>
      <w:b/>
      <w:bCs/>
      <w:sz w:val="21"/>
      <w:szCs w:val="21"/>
    </w:rPr>
  </w:style>
  <w:style w:type="character" w:customStyle="1" w:styleId="af6">
    <w:name w:val="图释 字符"/>
    <w:basedOn w:val="af5"/>
    <w:link w:val="af4"/>
    <w:rsid w:val="006371A2"/>
    <w:rPr>
      <w:rFonts w:eastAsia="Times New Roman"/>
      <w:b/>
      <w:bCs/>
      <w:noProof/>
      <w:sz w:val="24"/>
      <w:szCs w:val="18"/>
    </w:rPr>
  </w:style>
  <w:style w:type="paragraph" w:customStyle="1" w:styleId="af7">
    <w:name w:val="图标题"/>
    <w:basedOn w:val="af4"/>
    <w:next w:val="af4"/>
    <w:link w:val="af8"/>
    <w:autoRedefine/>
    <w:qFormat/>
    <w:rsid w:val="006371A2"/>
  </w:style>
  <w:style w:type="character" w:customStyle="1" w:styleId="af8">
    <w:name w:val="图标题 字符"/>
    <w:basedOn w:val="a0"/>
    <w:link w:val="af7"/>
    <w:rsid w:val="006371A2"/>
    <w:rPr>
      <w:rFonts w:eastAsia="Times New Roman"/>
      <w:b/>
      <w:bCs/>
      <w:noProo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9595">
      <w:bodyDiv w:val="1"/>
      <w:marLeft w:val="0"/>
      <w:marRight w:val="0"/>
      <w:marTop w:val="0"/>
      <w:marBottom w:val="0"/>
      <w:divBdr>
        <w:top w:val="none" w:sz="0" w:space="0" w:color="auto"/>
        <w:left w:val="none" w:sz="0" w:space="0" w:color="auto"/>
        <w:bottom w:val="none" w:sz="0" w:space="0" w:color="auto"/>
        <w:right w:val="none" w:sz="0" w:space="0" w:color="auto"/>
      </w:divBdr>
      <w:divsChild>
        <w:div w:id="1031223749">
          <w:marLeft w:val="0"/>
          <w:marRight w:val="0"/>
          <w:marTop w:val="0"/>
          <w:marBottom w:val="0"/>
          <w:divBdr>
            <w:top w:val="none" w:sz="0" w:space="0" w:color="auto"/>
            <w:left w:val="none" w:sz="0" w:space="0" w:color="auto"/>
            <w:bottom w:val="none" w:sz="0" w:space="0" w:color="auto"/>
            <w:right w:val="none" w:sz="0" w:space="0" w:color="auto"/>
          </w:divBdr>
          <w:divsChild>
            <w:div w:id="1308320563">
              <w:marLeft w:val="0"/>
              <w:marRight w:val="0"/>
              <w:marTop w:val="0"/>
              <w:marBottom w:val="0"/>
              <w:divBdr>
                <w:top w:val="none" w:sz="0" w:space="0" w:color="auto"/>
                <w:left w:val="none" w:sz="0" w:space="0" w:color="auto"/>
                <w:bottom w:val="none" w:sz="0" w:space="0" w:color="auto"/>
                <w:right w:val="none" w:sz="0" w:space="0" w:color="auto"/>
              </w:divBdr>
              <w:divsChild>
                <w:div w:id="1789546947">
                  <w:marLeft w:val="0"/>
                  <w:marRight w:val="0"/>
                  <w:marTop w:val="0"/>
                  <w:marBottom w:val="0"/>
                  <w:divBdr>
                    <w:top w:val="none" w:sz="0" w:space="0" w:color="auto"/>
                    <w:left w:val="none" w:sz="0" w:space="0" w:color="auto"/>
                    <w:bottom w:val="none" w:sz="0" w:space="0" w:color="auto"/>
                    <w:right w:val="none" w:sz="0" w:space="0" w:color="auto"/>
                  </w:divBdr>
                  <w:divsChild>
                    <w:div w:id="16264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41369">
          <w:marLeft w:val="0"/>
          <w:marRight w:val="0"/>
          <w:marTop w:val="0"/>
          <w:marBottom w:val="0"/>
          <w:divBdr>
            <w:top w:val="none" w:sz="0" w:space="0" w:color="auto"/>
            <w:left w:val="none" w:sz="0" w:space="0" w:color="auto"/>
            <w:bottom w:val="none" w:sz="0" w:space="0" w:color="auto"/>
            <w:right w:val="none" w:sz="0" w:space="0" w:color="auto"/>
          </w:divBdr>
          <w:divsChild>
            <w:div w:id="556016928">
              <w:marLeft w:val="0"/>
              <w:marRight w:val="0"/>
              <w:marTop w:val="0"/>
              <w:marBottom w:val="0"/>
              <w:divBdr>
                <w:top w:val="none" w:sz="0" w:space="0" w:color="auto"/>
                <w:left w:val="none" w:sz="0" w:space="0" w:color="auto"/>
                <w:bottom w:val="none" w:sz="0" w:space="0" w:color="auto"/>
                <w:right w:val="none" w:sz="0" w:space="0" w:color="auto"/>
              </w:divBdr>
              <w:divsChild>
                <w:div w:id="521749213">
                  <w:marLeft w:val="0"/>
                  <w:marRight w:val="0"/>
                  <w:marTop w:val="0"/>
                  <w:marBottom w:val="0"/>
                  <w:divBdr>
                    <w:top w:val="none" w:sz="0" w:space="0" w:color="auto"/>
                    <w:left w:val="none" w:sz="0" w:space="0" w:color="auto"/>
                    <w:bottom w:val="none" w:sz="0" w:space="0" w:color="auto"/>
                    <w:right w:val="none" w:sz="0" w:space="0" w:color="auto"/>
                  </w:divBdr>
                  <w:divsChild>
                    <w:div w:id="1176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0294">
      <w:bodyDiv w:val="1"/>
      <w:marLeft w:val="0"/>
      <w:marRight w:val="0"/>
      <w:marTop w:val="0"/>
      <w:marBottom w:val="0"/>
      <w:divBdr>
        <w:top w:val="none" w:sz="0" w:space="0" w:color="auto"/>
        <w:left w:val="none" w:sz="0" w:space="0" w:color="auto"/>
        <w:bottom w:val="none" w:sz="0" w:space="0" w:color="auto"/>
        <w:right w:val="none" w:sz="0" w:space="0" w:color="auto"/>
      </w:divBdr>
    </w:div>
    <w:div w:id="298268722">
      <w:bodyDiv w:val="1"/>
      <w:marLeft w:val="0"/>
      <w:marRight w:val="0"/>
      <w:marTop w:val="0"/>
      <w:marBottom w:val="0"/>
      <w:divBdr>
        <w:top w:val="none" w:sz="0" w:space="0" w:color="auto"/>
        <w:left w:val="none" w:sz="0" w:space="0" w:color="auto"/>
        <w:bottom w:val="none" w:sz="0" w:space="0" w:color="auto"/>
        <w:right w:val="none" w:sz="0" w:space="0" w:color="auto"/>
      </w:divBdr>
      <w:divsChild>
        <w:div w:id="486216466">
          <w:marLeft w:val="0"/>
          <w:marRight w:val="0"/>
          <w:marTop w:val="0"/>
          <w:marBottom w:val="0"/>
          <w:divBdr>
            <w:top w:val="none" w:sz="0" w:space="0" w:color="auto"/>
            <w:left w:val="none" w:sz="0" w:space="0" w:color="auto"/>
            <w:bottom w:val="none" w:sz="0" w:space="0" w:color="auto"/>
            <w:right w:val="none" w:sz="0" w:space="0" w:color="auto"/>
          </w:divBdr>
          <w:divsChild>
            <w:div w:id="1896500644">
              <w:marLeft w:val="0"/>
              <w:marRight w:val="0"/>
              <w:marTop w:val="0"/>
              <w:marBottom w:val="0"/>
              <w:divBdr>
                <w:top w:val="none" w:sz="0" w:space="0" w:color="auto"/>
                <w:left w:val="none" w:sz="0" w:space="0" w:color="auto"/>
                <w:bottom w:val="none" w:sz="0" w:space="0" w:color="auto"/>
                <w:right w:val="none" w:sz="0" w:space="0" w:color="auto"/>
              </w:divBdr>
              <w:divsChild>
                <w:div w:id="2138444841">
                  <w:marLeft w:val="0"/>
                  <w:marRight w:val="0"/>
                  <w:marTop w:val="0"/>
                  <w:marBottom w:val="0"/>
                  <w:divBdr>
                    <w:top w:val="none" w:sz="0" w:space="0" w:color="auto"/>
                    <w:left w:val="none" w:sz="0" w:space="0" w:color="auto"/>
                    <w:bottom w:val="none" w:sz="0" w:space="0" w:color="auto"/>
                    <w:right w:val="none" w:sz="0" w:space="0" w:color="auto"/>
                  </w:divBdr>
                  <w:divsChild>
                    <w:div w:id="1901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43012">
          <w:marLeft w:val="0"/>
          <w:marRight w:val="0"/>
          <w:marTop w:val="0"/>
          <w:marBottom w:val="0"/>
          <w:divBdr>
            <w:top w:val="none" w:sz="0" w:space="0" w:color="auto"/>
            <w:left w:val="none" w:sz="0" w:space="0" w:color="auto"/>
            <w:bottom w:val="none" w:sz="0" w:space="0" w:color="auto"/>
            <w:right w:val="none" w:sz="0" w:space="0" w:color="auto"/>
          </w:divBdr>
          <w:divsChild>
            <w:div w:id="444078509">
              <w:marLeft w:val="0"/>
              <w:marRight w:val="0"/>
              <w:marTop w:val="0"/>
              <w:marBottom w:val="0"/>
              <w:divBdr>
                <w:top w:val="none" w:sz="0" w:space="0" w:color="auto"/>
                <w:left w:val="none" w:sz="0" w:space="0" w:color="auto"/>
                <w:bottom w:val="none" w:sz="0" w:space="0" w:color="auto"/>
                <w:right w:val="none" w:sz="0" w:space="0" w:color="auto"/>
              </w:divBdr>
              <w:divsChild>
                <w:div w:id="2103337271">
                  <w:marLeft w:val="0"/>
                  <w:marRight w:val="0"/>
                  <w:marTop w:val="0"/>
                  <w:marBottom w:val="0"/>
                  <w:divBdr>
                    <w:top w:val="none" w:sz="0" w:space="0" w:color="auto"/>
                    <w:left w:val="none" w:sz="0" w:space="0" w:color="auto"/>
                    <w:bottom w:val="none" w:sz="0" w:space="0" w:color="auto"/>
                    <w:right w:val="none" w:sz="0" w:space="0" w:color="auto"/>
                  </w:divBdr>
                  <w:divsChild>
                    <w:div w:id="926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461795">
      <w:bodyDiv w:val="1"/>
      <w:marLeft w:val="0"/>
      <w:marRight w:val="0"/>
      <w:marTop w:val="0"/>
      <w:marBottom w:val="0"/>
      <w:divBdr>
        <w:top w:val="none" w:sz="0" w:space="0" w:color="auto"/>
        <w:left w:val="none" w:sz="0" w:space="0" w:color="auto"/>
        <w:bottom w:val="none" w:sz="0" w:space="0" w:color="auto"/>
        <w:right w:val="none" w:sz="0" w:space="0" w:color="auto"/>
      </w:divBdr>
    </w:div>
    <w:div w:id="615529627">
      <w:bodyDiv w:val="1"/>
      <w:marLeft w:val="0"/>
      <w:marRight w:val="0"/>
      <w:marTop w:val="0"/>
      <w:marBottom w:val="0"/>
      <w:divBdr>
        <w:top w:val="none" w:sz="0" w:space="0" w:color="auto"/>
        <w:left w:val="none" w:sz="0" w:space="0" w:color="auto"/>
        <w:bottom w:val="none" w:sz="0" w:space="0" w:color="auto"/>
        <w:right w:val="none" w:sz="0" w:space="0" w:color="auto"/>
      </w:divBdr>
    </w:div>
    <w:div w:id="765418236">
      <w:bodyDiv w:val="1"/>
      <w:marLeft w:val="0"/>
      <w:marRight w:val="0"/>
      <w:marTop w:val="0"/>
      <w:marBottom w:val="0"/>
      <w:divBdr>
        <w:top w:val="none" w:sz="0" w:space="0" w:color="auto"/>
        <w:left w:val="none" w:sz="0" w:space="0" w:color="auto"/>
        <w:bottom w:val="none" w:sz="0" w:space="0" w:color="auto"/>
        <w:right w:val="none" w:sz="0" w:space="0" w:color="auto"/>
      </w:divBdr>
    </w:div>
    <w:div w:id="834027167">
      <w:bodyDiv w:val="1"/>
      <w:marLeft w:val="0"/>
      <w:marRight w:val="0"/>
      <w:marTop w:val="0"/>
      <w:marBottom w:val="0"/>
      <w:divBdr>
        <w:top w:val="none" w:sz="0" w:space="0" w:color="auto"/>
        <w:left w:val="none" w:sz="0" w:space="0" w:color="auto"/>
        <w:bottom w:val="none" w:sz="0" w:space="0" w:color="auto"/>
        <w:right w:val="none" w:sz="0" w:space="0" w:color="auto"/>
      </w:divBdr>
    </w:div>
    <w:div w:id="835414627">
      <w:bodyDiv w:val="1"/>
      <w:marLeft w:val="0"/>
      <w:marRight w:val="0"/>
      <w:marTop w:val="0"/>
      <w:marBottom w:val="0"/>
      <w:divBdr>
        <w:top w:val="none" w:sz="0" w:space="0" w:color="auto"/>
        <w:left w:val="none" w:sz="0" w:space="0" w:color="auto"/>
        <w:bottom w:val="none" w:sz="0" w:space="0" w:color="auto"/>
        <w:right w:val="none" w:sz="0" w:space="0" w:color="auto"/>
      </w:divBdr>
    </w:div>
    <w:div w:id="959141928">
      <w:bodyDiv w:val="1"/>
      <w:marLeft w:val="0"/>
      <w:marRight w:val="0"/>
      <w:marTop w:val="0"/>
      <w:marBottom w:val="0"/>
      <w:divBdr>
        <w:top w:val="none" w:sz="0" w:space="0" w:color="auto"/>
        <w:left w:val="none" w:sz="0" w:space="0" w:color="auto"/>
        <w:bottom w:val="none" w:sz="0" w:space="0" w:color="auto"/>
        <w:right w:val="none" w:sz="0" w:space="0" w:color="auto"/>
      </w:divBdr>
    </w:div>
    <w:div w:id="1002661319">
      <w:bodyDiv w:val="1"/>
      <w:marLeft w:val="0"/>
      <w:marRight w:val="0"/>
      <w:marTop w:val="0"/>
      <w:marBottom w:val="0"/>
      <w:divBdr>
        <w:top w:val="none" w:sz="0" w:space="0" w:color="auto"/>
        <w:left w:val="none" w:sz="0" w:space="0" w:color="auto"/>
        <w:bottom w:val="none" w:sz="0" w:space="0" w:color="auto"/>
        <w:right w:val="none" w:sz="0" w:space="0" w:color="auto"/>
      </w:divBdr>
    </w:div>
    <w:div w:id="1078094684">
      <w:bodyDiv w:val="1"/>
      <w:marLeft w:val="0"/>
      <w:marRight w:val="0"/>
      <w:marTop w:val="0"/>
      <w:marBottom w:val="0"/>
      <w:divBdr>
        <w:top w:val="none" w:sz="0" w:space="0" w:color="auto"/>
        <w:left w:val="none" w:sz="0" w:space="0" w:color="auto"/>
        <w:bottom w:val="none" w:sz="0" w:space="0" w:color="auto"/>
        <w:right w:val="none" w:sz="0" w:space="0" w:color="auto"/>
      </w:divBdr>
    </w:div>
    <w:div w:id="1098021049">
      <w:bodyDiv w:val="1"/>
      <w:marLeft w:val="0"/>
      <w:marRight w:val="0"/>
      <w:marTop w:val="0"/>
      <w:marBottom w:val="0"/>
      <w:divBdr>
        <w:top w:val="none" w:sz="0" w:space="0" w:color="auto"/>
        <w:left w:val="none" w:sz="0" w:space="0" w:color="auto"/>
        <w:bottom w:val="none" w:sz="0" w:space="0" w:color="auto"/>
        <w:right w:val="none" w:sz="0" w:space="0" w:color="auto"/>
      </w:divBdr>
    </w:div>
    <w:div w:id="1105418182">
      <w:bodyDiv w:val="1"/>
      <w:marLeft w:val="0"/>
      <w:marRight w:val="0"/>
      <w:marTop w:val="0"/>
      <w:marBottom w:val="0"/>
      <w:divBdr>
        <w:top w:val="none" w:sz="0" w:space="0" w:color="auto"/>
        <w:left w:val="none" w:sz="0" w:space="0" w:color="auto"/>
        <w:bottom w:val="none" w:sz="0" w:space="0" w:color="auto"/>
        <w:right w:val="none" w:sz="0" w:space="0" w:color="auto"/>
      </w:divBdr>
    </w:div>
    <w:div w:id="1108236364">
      <w:bodyDiv w:val="1"/>
      <w:marLeft w:val="0"/>
      <w:marRight w:val="0"/>
      <w:marTop w:val="0"/>
      <w:marBottom w:val="0"/>
      <w:divBdr>
        <w:top w:val="none" w:sz="0" w:space="0" w:color="auto"/>
        <w:left w:val="none" w:sz="0" w:space="0" w:color="auto"/>
        <w:bottom w:val="none" w:sz="0" w:space="0" w:color="auto"/>
        <w:right w:val="none" w:sz="0" w:space="0" w:color="auto"/>
      </w:divBdr>
    </w:div>
    <w:div w:id="1196119749">
      <w:bodyDiv w:val="1"/>
      <w:marLeft w:val="0"/>
      <w:marRight w:val="0"/>
      <w:marTop w:val="0"/>
      <w:marBottom w:val="0"/>
      <w:divBdr>
        <w:top w:val="none" w:sz="0" w:space="0" w:color="auto"/>
        <w:left w:val="none" w:sz="0" w:space="0" w:color="auto"/>
        <w:bottom w:val="none" w:sz="0" w:space="0" w:color="auto"/>
        <w:right w:val="none" w:sz="0" w:space="0" w:color="auto"/>
      </w:divBdr>
      <w:divsChild>
        <w:div w:id="424544436">
          <w:marLeft w:val="0"/>
          <w:marRight w:val="0"/>
          <w:marTop w:val="0"/>
          <w:marBottom w:val="0"/>
          <w:divBdr>
            <w:top w:val="none" w:sz="0" w:space="0" w:color="auto"/>
            <w:left w:val="none" w:sz="0" w:space="0" w:color="auto"/>
            <w:bottom w:val="none" w:sz="0" w:space="0" w:color="auto"/>
            <w:right w:val="none" w:sz="0" w:space="0" w:color="auto"/>
          </w:divBdr>
          <w:divsChild>
            <w:div w:id="1349796736">
              <w:marLeft w:val="0"/>
              <w:marRight w:val="0"/>
              <w:marTop w:val="0"/>
              <w:marBottom w:val="0"/>
              <w:divBdr>
                <w:top w:val="none" w:sz="0" w:space="0" w:color="auto"/>
                <w:left w:val="none" w:sz="0" w:space="0" w:color="auto"/>
                <w:bottom w:val="none" w:sz="0" w:space="0" w:color="auto"/>
                <w:right w:val="none" w:sz="0" w:space="0" w:color="auto"/>
              </w:divBdr>
              <w:divsChild>
                <w:div w:id="1929655285">
                  <w:marLeft w:val="0"/>
                  <w:marRight w:val="0"/>
                  <w:marTop w:val="0"/>
                  <w:marBottom w:val="0"/>
                  <w:divBdr>
                    <w:top w:val="none" w:sz="0" w:space="0" w:color="auto"/>
                    <w:left w:val="none" w:sz="0" w:space="0" w:color="auto"/>
                    <w:bottom w:val="none" w:sz="0" w:space="0" w:color="auto"/>
                    <w:right w:val="none" w:sz="0" w:space="0" w:color="auto"/>
                  </w:divBdr>
                  <w:divsChild>
                    <w:div w:id="5999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9075">
          <w:marLeft w:val="0"/>
          <w:marRight w:val="0"/>
          <w:marTop w:val="0"/>
          <w:marBottom w:val="0"/>
          <w:divBdr>
            <w:top w:val="none" w:sz="0" w:space="0" w:color="auto"/>
            <w:left w:val="none" w:sz="0" w:space="0" w:color="auto"/>
            <w:bottom w:val="none" w:sz="0" w:space="0" w:color="auto"/>
            <w:right w:val="none" w:sz="0" w:space="0" w:color="auto"/>
          </w:divBdr>
          <w:divsChild>
            <w:div w:id="1388411460">
              <w:marLeft w:val="0"/>
              <w:marRight w:val="0"/>
              <w:marTop w:val="0"/>
              <w:marBottom w:val="0"/>
              <w:divBdr>
                <w:top w:val="none" w:sz="0" w:space="0" w:color="auto"/>
                <w:left w:val="none" w:sz="0" w:space="0" w:color="auto"/>
                <w:bottom w:val="none" w:sz="0" w:space="0" w:color="auto"/>
                <w:right w:val="none" w:sz="0" w:space="0" w:color="auto"/>
              </w:divBdr>
              <w:divsChild>
                <w:div w:id="1281107846">
                  <w:marLeft w:val="0"/>
                  <w:marRight w:val="0"/>
                  <w:marTop w:val="0"/>
                  <w:marBottom w:val="0"/>
                  <w:divBdr>
                    <w:top w:val="none" w:sz="0" w:space="0" w:color="auto"/>
                    <w:left w:val="none" w:sz="0" w:space="0" w:color="auto"/>
                    <w:bottom w:val="none" w:sz="0" w:space="0" w:color="auto"/>
                    <w:right w:val="none" w:sz="0" w:space="0" w:color="auto"/>
                  </w:divBdr>
                  <w:divsChild>
                    <w:div w:id="16181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6702">
      <w:bodyDiv w:val="1"/>
      <w:marLeft w:val="0"/>
      <w:marRight w:val="0"/>
      <w:marTop w:val="0"/>
      <w:marBottom w:val="0"/>
      <w:divBdr>
        <w:top w:val="none" w:sz="0" w:space="0" w:color="auto"/>
        <w:left w:val="none" w:sz="0" w:space="0" w:color="auto"/>
        <w:bottom w:val="none" w:sz="0" w:space="0" w:color="auto"/>
        <w:right w:val="none" w:sz="0" w:space="0" w:color="auto"/>
      </w:divBdr>
    </w:div>
    <w:div w:id="1337880252">
      <w:bodyDiv w:val="1"/>
      <w:marLeft w:val="0"/>
      <w:marRight w:val="0"/>
      <w:marTop w:val="0"/>
      <w:marBottom w:val="0"/>
      <w:divBdr>
        <w:top w:val="none" w:sz="0" w:space="0" w:color="auto"/>
        <w:left w:val="none" w:sz="0" w:space="0" w:color="auto"/>
        <w:bottom w:val="none" w:sz="0" w:space="0" w:color="auto"/>
        <w:right w:val="none" w:sz="0" w:space="0" w:color="auto"/>
      </w:divBdr>
    </w:div>
    <w:div w:id="1460302117">
      <w:bodyDiv w:val="1"/>
      <w:marLeft w:val="0"/>
      <w:marRight w:val="0"/>
      <w:marTop w:val="0"/>
      <w:marBottom w:val="0"/>
      <w:divBdr>
        <w:top w:val="none" w:sz="0" w:space="0" w:color="auto"/>
        <w:left w:val="none" w:sz="0" w:space="0" w:color="auto"/>
        <w:bottom w:val="none" w:sz="0" w:space="0" w:color="auto"/>
        <w:right w:val="none" w:sz="0" w:space="0" w:color="auto"/>
      </w:divBdr>
    </w:div>
    <w:div w:id="1553998259">
      <w:bodyDiv w:val="1"/>
      <w:marLeft w:val="0"/>
      <w:marRight w:val="0"/>
      <w:marTop w:val="0"/>
      <w:marBottom w:val="0"/>
      <w:divBdr>
        <w:top w:val="none" w:sz="0" w:space="0" w:color="auto"/>
        <w:left w:val="none" w:sz="0" w:space="0" w:color="auto"/>
        <w:bottom w:val="none" w:sz="0" w:space="0" w:color="auto"/>
        <w:right w:val="none" w:sz="0" w:space="0" w:color="auto"/>
      </w:divBdr>
    </w:div>
    <w:div w:id="1578201876">
      <w:bodyDiv w:val="1"/>
      <w:marLeft w:val="0"/>
      <w:marRight w:val="0"/>
      <w:marTop w:val="0"/>
      <w:marBottom w:val="0"/>
      <w:divBdr>
        <w:top w:val="none" w:sz="0" w:space="0" w:color="auto"/>
        <w:left w:val="none" w:sz="0" w:space="0" w:color="auto"/>
        <w:bottom w:val="none" w:sz="0" w:space="0" w:color="auto"/>
        <w:right w:val="none" w:sz="0" w:space="0" w:color="auto"/>
      </w:divBdr>
    </w:div>
    <w:div w:id="1660500358">
      <w:bodyDiv w:val="1"/>
      <w:marLeft w:val="0"/>
      <w:marRight w:val="0"/>
      <w:marTop w:val="0"/>
      <w:marBottom w:val="0"/>
      <w:divBdr>
        <w:top w:val="none" w:sz="0" w:space="0" w:color="auto"/>
        <w:left w:val="none" w:sz="0" w:space="0" w:color="auto"/>
        <w:bottom w:val="none" w:sz="0" w:space="0" w:color="auto"/>
        <w:right w:val="none" w:sz="0" w:space="0" w:color="auto"/>
      </w:divBdr>
    </w:div>
    <w:div w:id="1682390304">
      <w:bodyDiv w:val="1"/>
      <w:marLeft w:val="0"/>
      <w:marRight w:val="0"/>
      <w:marTop w:val="0"/>
      <w:marBottom w:val="0"/>
      <w:divBdr>
        <w:top w:val="none" w:sz="0" w:space="0" w:color="auto"/>
        <w:left w:val="none" w:sz="0" w:space="0" w:color="auto"/>
        <w:bottom w:val="none" w:sz="0" w:space="0" w:color="auto"/>
        <w:right w:val="none" w:sz="0" w:space="0" w:color="auto"/>
      </w:divBdr>
      <w:divsChild>
        <w:div w:id="1424297407">
          <w:marLeft w:val="547"/>
          <w:marRight w:val="0"/>
          <w:marTop w:val="0"/>
          <w:marBottom w:val="0"/>
          <w:divBdr>
            <w:top w:val="none" w:sz="0" w:space="0" w:color="auto"/>
            <w:left w:val="none" w:sz="0" w:space="0" w:color="auto"/>
            <w:bottom w:val="none" w:sz="0" w:space="0" w:color="auto"/>
            <w:right w:val="none" w:sz="0" w:space="0" w:color="auto"/>
          </w:divBdr>
        </w:div>
      </w:divsChild>
    </w:div>
    <w:div w:id="1737433680">
      <w:bodyDiv w:val="1"/>
      <w:marLeft w:val="0"/>
      <w:marRight w:val="0"/>
      <w:marTop w:val="0"/>
      <w:marBottom w:val="0"/>
      <w:divBdr>
        <w:top w:val="none" w:sz="0" w:space="0" w:color="auto"/>
        <w:left w:val="none" w:sz="0" w:space="0" w:color="auto"/>
        <w:bottom w:val="none" w:sz="0" w:space="0" w:color="auto"/>
        <w:right w:val="none" w:sz="0" w:space="0" w:color="auto"/>
      </w:divBdr>
    </w:div>
    <w:div w:id="1778334238">
      <w:bodyDiv w:val="1"/>
      <w:marLeft w:val="0"/>
      <w:marRight w:val="0"/>
      <w:marTop w:val="0"/>
      <w:marBottom w:val="0"/>
      <w:divBdr>
        <w:top w:val="none" w:sz="0" w:space="0" w:color="auto"/>
        <w:left w:val="none" w:sz="0" w:space="0" w:color="auto"/>
        <w:bottom w:val="none" w:sz="0" w:space="0" w:color="auto"/>
        <w:right w:val="none" w:sz="0" w:space="0" w:color="auto"/>
      </w:divBdr>
    </w:div>
    <w:div w:id="1883012756">
      <w:bodyDiv w:val="1"/>
      <w:marLeft w:val="0"/>
      <w:marRight w:val="0"/>
      <w:marTop w:val="0"/>
      <w:marBottom w:val="0"/>
      <w:divBdr>
        <w:top w:val="none" w:sz="0" w:space="0" w:color="auto"/>
        <w:left w:val="none" w:sz="0" w:space="0" w:color="auto"/>
        <w:bottom w:val="none" w:sz="0" w:space="0" w:color="auto"/>
        <w:right w:val="none" w:sz="0" w:space="0" w:color="auto"/>
      </w:divBdr>
      <w:divsChild>
        <w:div w:id="549390036">
          <w:marLeft w:val="0"/>
          <w:marRight w:val="0"/>
          <w:marTop w:val="0"/>
          <w:marBottom w:val="0"/>
          <w:divBdr>
            <w:top w:val="none" w:sz="0" w:space="0" w:color="auto"/>
            <w:left w:val="none" w:sz="0" w:space="0" w:color="auto"/>
            <w:bottom w:val="none" w:sz="0" w:space="0" w:color="auto"/>
            <w:right w:val="none" w:sz="0" w:space="0" w:color="auto"/>
          </w:divBdr>
          <w:divsChild>
            <w:div w:id="565650472">
              <w:marLeft w:val="0"/>
              <w:marRight w:val="0"/>
              <w:marTop w:val="0"/>
              <w:marBottom w:val="0"/>
              <w:divBdr>
                <w:top w:val="none" w:sz="0" w:space="0" w:color="auto"/>
                <w:left w:val="none" w:sz="0" w:space="0" w:color="auto"/>
                <w:bottom w:val="none" w:sz="0" w:space="0" w:color="auto"/>
                <w:right w:val="none" w:sz="0" w:space="0" w:color="auto"/>
              </w:divBdr>
              <w:divsChild>
                <w:div w:id="1993486130">
                  <w:marLeft w:val="0"/>
                  <w:marRight w:val="0"/>
                  <w:marTop w:val="0"/>
                  <w:marBottom w:val="0"/>
                  <w:divBdr>
                    <w:top w:val="none" w:sz="0" w:space="0" w:color="auto"/>
                    <w:left w:val="none" w:sz="0" w:space="0" w:color="auto"/>
                    <w:bottom w:val="none" w:sz="0" w:space="0" w:color="auto"/>
                    <w:right w:val="none" w:sz="0" w:space="0" w:color="auto"/>
                  </w:divBdr>
                  <w:divsChild>
                    <w:div w:id="18432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22598">
          <w:marLeft w:val="0"/>
          <w:marRight w:val="0"/>
          <w:marTop w:val="0"/>
          <w:marBottom w:val="0"/>
          <w:divBdr>
            <w:top w:val="none" w:sz="0" w:space="0" w:color="auto"/>
            <w:left w:val="none" w:sz="0" w:space="0" w:color="auto"/>
            <w:bottom w:val="none" w:sz="0" w:space="0" w:color="auto"/>
            <w:right w:val="none" w:sz="0" w:space="0" w:color="auto"/>
          </w:divBdr>
          <w:divsChild>
            <w:div w:id="1635869622">
              <w:marLeft w:val="0"/>
              <w:marRight w:val="0"/>
              <w:marTop w:val="0"/>
              <w:marBottom w:val="0"/>
              <w:divBdr>
                <w:top w:val="none" w:sz="0" w:space="0" w:color="auto"/>
                <w:left w:val="none" w:sz="0" w:space="0" w:color="auto"/>
                <w:bottom w:val="none" w:sz="0" w:space="0" w:color="auto"/>
                <w:right w:val="none" w:sz="0" w:space="0" w:color="auto"/>
              </w:divBdr>
              <w:divsChild>
                <w:div w:id="1325429464">
                  <w:marLeft w:val="0"/>
                  <w:marRight w:val="0"/>
                  <w:marTop w:val="0"/>
                  <w:marBottom w:val="0"/>
                  <w:divBdr>
                    <w:top w:val="none" w:sz="0" w:space="0" w:color="auto"/>
                    <w:left w:val="none" w:sz="0" w:space="0" w:color="auto"/>
                    <w:bottom w:val="none" w:sz="0" w:space="0" w:color="auto"/>
                    <w:right w:val="none" w:sz="0" w:space="0" w:color="auto"/>
                  </w:divBdr>
                  <w:divsChild>
                    <w:div w:id="2271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988963">
      <w:bodyDiv w:val="1"/>
      <w:marLeft w:val="0"/>
      <w:marRight w:val="0"/>
      <w:marTop w:val="0"/>
      <w:marBottom w:val="0"/>
      <w:divBdr>
        <w:top w:val="none" w:sz="0" w:space="0" w:color="auto"/>
        <w:left w:val="none" w:sz="0" w:space="0" w:color="auto"/>
        <w:bottom w:val="none" w:sz="0" w:space="0" w:color="auto"/>
        <w:right w:val="none" w:sz="0" w:space="0" w:color="auto"/>
      </w:divBdr>
    </w:div>
    <w:div w:id="1954558073">
      <w:bodyDiv w:val="1"/>
      <w:marLeft w:val="0"/>
      <w:marRight w:val="0"/>
      <w:marTop w:val="0"/>
      <w:marBottom w:val="0"/>
      <w:divBdr>
        <w:top w:val="none" w:sz="0" w:space="0" w:color="auto"/>
        <w:left w:val="none" w:sz="0" w:space="0" w:color="auto"/>
        <w:bottom w:val="none" w:sz="0" w:space="0" w:color="auto"/>
        <w:right w:val="none" w:sz="0" w:space="0" w:color="auto"/>
      </w:divBdr>
    </w:div>
    <w:div w:id="196348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Relationship Id="rId18" Type="http://schemas.openxmlformats.org/officeDocument/2006/relationships/image" Target="media/image7.t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66C4C-2510-4358-A5B4-418805AB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21</Pages>
  <Words>10949</Words>
  <Characters>62412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离 迷</dc:creator>
  <cp:keywords/>
  <dc:description/>
  <cp:lastModifiedBy>离 迷</cp:lastModifiedBy>
  <cp:revision>30</cp:revision>
  <dcterms:created xsi:type="dcterms:W3CDTF">2024-10-12T08:48:00Z</dcterms:created>
  <dcterms:modified xsi:type="dcterms:W3CDTF">2024-10-29T12:23:00Z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7f40921df8e20062256df0f88e20239c41666a35ceb013da5107aa73e71f920a</vt:lpwstr>
  </property>
</Properties>
</file>